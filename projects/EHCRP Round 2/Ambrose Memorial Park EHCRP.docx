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p61lttm0d0v4" w:id="0"/>
      <w:bookmarkEnd w:id="0"/>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July 7th 2026</w:t>
      </w:r>
    </w:p>
    <w:p w:rsidR="00000000" w:rsidDel="00000000" w:rsidP="00000000" w:rsidRDefault="00000000" w:rsidRPr="00000000" w14:paraId="00000003">
      <w:pPr>
        <w:pStyle w:val="Title"/>
        <w:rPr>
          <w:b w:val="1"/>
          <w:bCs w:val="1"/>
        </w:rPr>
      </w:pPr>
      <w:bookmarkStart w:colFirst="0" w:colLast="0" w:name="_j3b7xq2loxxz" w:id="1"/>
      <w:bookmarkEnd w:id="1"/>
      <w:r w:rsidDel="00000000" w:rsidR="00000000" w:rsidRPr="00000000">
        <w:rPr>
          <w:b w:val="1"/>
          <w:bCs w:val="1"/>
          <w:rtl w:val="0"/>
        </w:rPr>
        <w:t xml:space="preserve">2026 Hyphae + I-ReLab: EHCRP </w:t>
      </w:r>
    </w:p>
    <w:p w:rsidR="00000000" w:rsidDel="00000000" w:rsidP="00000000" w:rsidRDefault="00000000" w:rsidRPr="00000000" w14:paraId="00000004">
      <w:pPr>
        <w:pStyle w:val="Subtitle"/>
        <w:rPr>
          <w:color w:val="000000"/>
          <w:sz w:val="60"/>
          <w:szCs w:val="60"/>
        </w:rPr>
      </w:pPr>
      <w:bookmarkStart w:colFirst="0" w:colLast="0" w:name="_588r6uj31cft" w:id="2"/>
      <w:bookmarkEnd w:id="2"/>
      <w:r w:rsidDel="00000000" w:rsidR="00000000" w:rsidRPr="00000000">
        <w:rPr>
          <w:color w:val="000000"/>
          <w:sz w:val="60"/>
          <w:szCs w:val="60"/>
          <w:rtl w:val="0"/>
        </w:rPr>
        <w:t xml:space="preserve">Strategic notes and emerging opportunities</w:t>
      </w:r>
    </w:p>
    <w:p w:rsidR="00000000" w:rsidDel="00000000" w:rsidP="00000000" w:rsidRDefault="00000000" w:rsidRPr="00000000" w14:paraId="00000005">
      <w:pPr>
        <w:rPr/>
      </w:pPr>
      <w:r w:rsidDel="00000000" w:rsidR="00000000" w:rsidRPr="00000000">
        <w:rPr>
          <w:rtl w:val="0"/>
        </w:rPr>
        <w:t xml:space="preserve">Team: </w:t>
      </w:r>
      <w:hyperlink r:id="rId10">
        <w:r w:rsidDel="00000000" w:rsidR="00000000" w:rsidRPr="00000000">
          <w:rPr>
            <w:color w:val="0000ee"/>
            <w:u w:val="single"/>
            <w:rtl w:val="0"/>
          </w:rPr>
          <w:t xml:space="preserve">kj @I-Relab</w:t>
        </w:r>
      </w:hyperlink>
      <w:hyperlink r:id="rId11">
        <w:r w:rsidDel="00000000" w:rsidR="00000000" w:rsidRPr="00000000">
          <w:rPr>
            <w:color w:val="0000ee"/>
            <w:u w:val="single"/>
            <w:rtl w:val="0"/>
          </w:rPr>
          <w:t xml:space="preserve">mei@hyphae.net</w:t>
        </w:r>
      </w:hyperlink>
      <w:hyperlink r:id="rId12">
        <w:r w:rsidDel="00000000" w:rsidR="00000000" w:rsidRPr="00000000">
          <w:rPr>
            <w:color w:val="0000ee"/>
            <w:u w:val="single"/>
            <w:rtl w:val="0"/>
          </w:rPr>
          <w:t xml:space="preserve">brent@hyphae.net</w:t>
        </w:r>
      </w:hyperlink>
      <w:hyperlink r:id="rId13">
        <w:r w:rsidDel="00000000" w:rsidR="00000000" w:rsidRPr="00000000">
          <w:rPr>
            <w:color w:val="0000ee"/>
            <w:u w:val="single"/>
            <w:rtl w:val="0"/>
          </w:rPr>
          <w:t xml:space="preserve">ivan@hyphae.net</w:t>
        </w:r>
      </w:hyperlink>
      <w:r w:rsidDel="00000000" w:rsidR="00000000" w:rsidRPr="00000000">
        <w:rPr>
          <w:rtl w:val="0"/>
        </w:rPr>
      </w:r>
    </w:p>
    <w:p w:rsidR="00000000" w:rsidDel="00000000" w:rsidP="00000000" w:rsidRDefault="00000000" w:rsidRPr="00000000" w14:paraId="00000006">
      <w:pPr>
        <w:spacing w:before="60" w:lineRule="auto"/>
        <w:rPr/>
      </w:pPr>
      <w:r w:rsidDel="00000000" w:rsidR="00000000" w:rsidRPr="00000000">
        <w:rPr>
          <w:sz w:val="24"/>
          <w:szCs w:val="24"/>
        </w:rPr>
        <w:drawing>
          <wp:inline distB="114300" distT="114300" distL="114300" distR="114300">
            <wp:extent cx="59436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4"/>
                    <a:srcRect b="0" l="0" r="0" t="0"/>
                    <a:stretch>
                      <a:fillRect/>
                    </a:stretch>
                  </pic:blipFill>
                  <pic:spPr>
                    <a:xfrm>
                      <a:off x="0" y="0"/>
                      <a:ext cx="5943600" cy="38100"/>
                    </a:xfrm>
                    <a:prstGeom prst="rect"/>
                    <a:ln/>
                  </pic:spPr>
                </pic:pic>
              </a:graphicData>
            </a:graphic>
          </wp:inline>
        </w:drawing>
      </w:r>
      <w:r w:rsidDel="00000000" w:rsidR="00000000" w:rsidRPr="00000000">
        <w:rPr>
          <w:rtl w:val="0"/>
        </w:rPr>
      </w:r>
    </w:p>
    <w:sdt>
      <w:sdtPr>
        <w:id w:val="-1273679596"/>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ind w:left="0" w:firstLine="0"/>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arolcxe0i15c">
            <w:r w:rsidDel="00000000" w:rsidR="00000000" w:rsidRPr="00000000">
              <w:rPr>
                <w:b w:val="1"/>
                <w:bCs w:val="1"/>
                <w:rtl w:val="0"/>
              </w:rPr>
              <w:t xml:space="preserve">Introduction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rPr>
          </w:pPr>
          <w:hyperlink w:anchor="_196l03x7lfm4">
            <w:r w:rsidDel="00000000" w:rsidR="00000000" w:rsidRPr="00000000">
              <w:rPr>
                <w:rtl w:val="0"/>
              </w:rPr>
              <w:t xml:space="preserve">June 16, 2026: Notice of Funding Availability Extreme Heat and</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rPr>
          </w:pPr>
          <w:hyperlink w:anchor="_qy9p0l9zoh8b">
            <w:r w:rsidDel="00000000" w:rsidR="00000000" w:rsidRPr="00000000">
              <w:rPr>
                <w:rtl w:val="0"/>
              </w:rPr>
              <w:t xml:space="preserve">Community Resilience Program</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rPr>
          </w:pPr>
          <w:hyperlink w:anchor="_a5rp9xtiil90">
            <w:r w:rsidDel="00000000" w:rsidR="00000000" w:rsidRPr="00000000">
              <w:rPr>
                <w:rtl w:val="0"/>
              </w:rPr>
              <w:t xml:space="preserve">Notice of Funding Availability Extreme Heat-Program-Round 2 pdf</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rPr>
          </w:pPr>
          <w:hyperlink w:anchor="_kobn4mw2fl3g">
            <w:r w:rsidDel="00000000" w:rsidR="00000000" w:rsidRPr="00000000">
              <w:rPr>
                <w:rtl w:val="0"/>
              </w:rPr>
              <w:t xml:space="preserve">The key deadlines for the Round 2 Extreme Heat and Community Resilience Program application process are: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rPr>
          </w:pPr>
          <w:hyperlink w:anchor="_yh5861sqklfb">
            <w:r w:rsidDel="00000000" w:rsidR="00000000" w:rsidRPr="00000000">
              <w:rPr>
                <w:rtl w:val="0"/>
              </w:rPr>
              <w:t xml:space="preserve">Office Hours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rPr>
          </w:pPr>
          <w:hyperlink w:anchor="_qd5zkd2k7hms">
            <w:r w:rsidDel="00000000" w:rsidR="00000000" w:rsidRPr="00000000">
              <w:rPr>
                <w:rtl w:val="0"/>
              </w:rPr>
              <w:t xml:space="preserve">Round 2 Office Hours Registration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rPr>
          </w:pPr>
          <w:hyperlink w:anchor="_ssnh1ehbqjz7">
            <w:r w:rsidDel="00000000" w:rsidR="00000000" w:rsidRPr="00000000">
              <w:rPr>
                <w:rtl w:val="0"/>
              </w:rPr>
              <w:t xml:space="preserve">Round 2 Office Hours Registration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rPr>
          </w:pPr>
          <w:hyperlink w:anchor="_xtpf7kdhz3yq">
            <w:r w:rsidDel="00000000" w:rsidR="00000000" w:rsidRPr="00000000">
              <w:rPr>
                <w:rtl w:val="0"/>
              </w:rPr>
              <w:t xml:space="preserve">Program Funding and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rPr>
          </w:pPr>
          <w:hyperlink w:anchor="_mdsthl3s92v">
            <w:r w:rsidDel="00000000" w:rsidR="00000000" w:rsidRPr="00000000">
              <w:rPr>
                <w:rtl w:val="0"/>
              </w:rPr>
              <w:t xml:space="preserve">Applicant Eligibility and Co-Applicant Requirements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rPr>
          </w:pPr>
          <w:hyperlink w:anchor="_nj6300hgs9is">
            <w:r w:rsidDel="00000000" w:rsidR="00000000" w:rsidRPr="00000000">
              <w:rPr>
                <w:rtl w:val="0"/>
              </w:rPr>
              <w:t xml:space="preserve">Grant Types and Available Funds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440" w:firstLine="0"/>
            <w:rPr>
              <w:rFonts w:ascii="Arial" w:cs="Arial" w:eastAsia="Arial" w:hAnsi="Arial"/>
            </w:rPr>
          </w:pPr>
          <w:hyperlink w:anchor="_xjyy9o3jis9l">
            <w:r w:rsidDel="00000000" w:rsidR="00000000" w:rsidRPr="00000000">
              <w:rPr>
                <w:rtl w:val="0"/>
              </w:rPr>
              <w:t xml:space="preserve">Application Process and Deadlines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rPr>
          </w:pPr>
          <w:hyperlink w:anchor="_lsstgoha64va">
            <w:r w:rsidDel="00000000" w:rsidR="00000000" w:rsidRPr="00000000">
              <w:rPr>
                <w:rtl w:val="0"/>
              </w:rPr>
              <w:t xml:space="preserve">Scoring and Selection Process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rPr>
          </w:pPr>
          <w:hyperlink w:anchor="_tjbrkd6r1e80">
            <w:r w:rsidDel="00000000" w:rsidR="00000000" w:rsidRPr="00000000">
              <w:rPr>
                <w:rtl w:val="0"/>
              </w:rPr>
              <w:t xml:space="preserve">Appeals Frameworks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440" w:firstLine="0"/>
            <w:rPr>
              <w:rFonts w:ascii="Arial" w:cs="Arial" w:eastAsia="Arial" w:hAnsi="Arial"/>
            </w:rPr>
          </w:pPr>
          <w:hyperlink w:anchor="_v41xsspoekdx">
            <w:r w:rsidDel="00000000" w:rsidR="00000000" w:rsidRPr="00000000">
              <w:rPr>
                <w:rtl w:val="0"/>
              </w:rPr>
              <w:t xml:space="preserve">Support Resources and Inquiries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rPr>
          </w:pPr>
          <w:hyperlink w:anchor="_4ytirm7uxh68">
            <w:r w:rsidDel="00000000" w:rsidR="00000000" w:rsidRPr="00000000">
              <w:rPr>
                <w:rtl w:val="0"/>
              </w:rPr>
              <w:t xml:space="preserve">Legal and Administrative Terms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rPr>
          </w:pPr>
          <w:hyperlink w:anchor="_yi252rz03bmz">
            <w:r w:rsidDel="00000000" w:rsidR="00000000" w:rsidRPr="00000000">
              <w:rPr>
                <w:rtl w:val="0"/>
              </w:rPr>
              <w:t xml:space="preserve">Pre-application interest form</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rPr>
          </w:pPr>
          <w:hyperlink w:anchor="_wv6tuvva4gr7">
            <w:r w:rsidDel="00000000" w:rsidR="00000000" w:rsidRPr="00000000">
              <w:rPr>
                <w:rtl w:val="0"/>
              </w:rPr>
              <w:t xml:space="preserve">Extreme Heat and Community Resilience Program Round 2 Events Calendar</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rPr>
          </w:pPr>
          <w:hyperlink w:anchor="_350pygyljuo6">
            <w:r w:rsidDel="00000000" w:rsidR="00000000" w:rsidRPr="00000000">
              <w:rPr>
                <w:rtl w:val="0"/>
              </w:rPr>
              <w:t xml:space="preserve">City of Tempe, Arizona Presentation (Round 2 Project Examples)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rPr>
          </w:pPr>
          <w:hyperlink w:anchor="_s73eabc6hmpf">
            <w:r w:rsidDel="00000000" w:rsidR="00000000" w:rsidRPr="00000000">
              <w:rPr>
                <w:rtl w:val="0"/>
              </w:rPr>
              <w:t xml:space="preserve">City of Phoenix, Arizona Presentation (Round 2 Project Examples)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rPr>
          </w:pPr>
          <w:hyperlink w:anchor="_fisrqaa0fzmh">
            <w:r w:rsidDel="00000000" w:rsidR="00000000" w:rsidRPr="00000000">
              <w:rPr>
                <w:rtl w:val="0"/>
              </w:rPr>
              <w:t xml:space="preserve">Additional example webinars: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rPr>
          </w:pPr>
          <w:hyperlink w:anchor="_qr7iwxmjmmmi">
            <w:r w:rsidDel="00000000" w:rsidR="00000000" w:rsidRPr="00000000">
              <w:rPr>
                <w:rtl w:val="0"/>
              </w:rPr>
              <w:t xml:space="preserve">ROUND 2  Partnership Survey Responses: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rPr>
          </w:pPr>
          <w:hyperlink w:anchor="_4koxxkuqrd7w">
            <w:r w:rsidDel="00000000" w:rsidR="00000000" w:rsidRPr="00000000">
              <w:rPr>
                <w:rtl w:val="0"/>
              </w:rPr>
              <w:t xml:space="preserve">Summary: Extreme Heat Program Round 2 – Final Guidelines Released (June 16, 2026)</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rPr>
          </w:pPr>
          <w:hyperlink w:anchor="_kcx0e4lw2u8o">
            <w:r w:rsidDel="00000000" w:rsidR="00000000" w:rsidRPr="00000000">
              <w:rPr>
                <w:rtl w:val="0"/>
              </w:rPr>
              <w:t xml:space="preserve">Overview</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rPr>
          </w:pPr>
          <w:hyperlink w:anchor="_qrugigwi5xpz">
            <w:r w:rsidDel="00000000" w:rsidR="00000000" w:rsidRPr="00000000">
              <w:rPr>
                <w:rtl w:val="0"/>
              </w:rPr>
              <w:t xml:space="preserve">Program Priorities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rPr>
          </w:pPr>
          <w:hyperlink w:anchor="_4sfsz8egd6yb">
            <w:r w:rsidDel="00000000" w:rsidR="00000000" w:rsidRPr="00000000">
              <w:rPr>
                <w:rtl w:val="0"/>
              </w:rPr>
              <w:t xml:space="preserve">Application Process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rPr>
          </w:pPr>
          <w:hyperlink w:anchor="_dtbrtakoom72">
            <w:r w:rsidDel="00000000" w:rsidR="00000000" w:rsidRPr="00000000">
              <w:rPr>
                <w:rtl w:val="0"/>
              </w:rPr>
              <w:t xml:space="preserve">Important Deadlines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rPr>
          </w:pPr>
          <w:hyperlink w:anchor="_159nrtui98d0">
            <w:r w:rsidDel="00000000" w:rsidR="00000000" w:rsidRPr="00000000">
              <w:rPr>
                <w:rtl w:val="0"/>
              </w:rPr>
              <w:t xml:space="preserve">Helpful Resources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rPr>
          </w:pPr>
          <w:hyperlink w:anchor="_19qortsl2gvv">
            <w:r w:rsidDel="00000000" w:rsidR="00000000" w:rsidRPr="00000000">
              <w:rPr>
                <w:rtl w:val="0"/>
              </w:rPr>
              <w:t xml:space="preserve">Why This Matters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rPr>
          </w:pPr>
          <w:hyperlink w:anchor="_la5jp5tnimjw">
            <w:r w:rsidDel="00000000" w:rsidR="00000000" w:rsidRPr="00000000">
              <w:rPr>
                <w:rtl w:val="0"/>
              </w:rPr>
              <w:t xml:space="preserve">Initial notes: Example Webinar Takeaways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rPr>
          </w:pPr>
          <w:hyperlink w:anchor="_483vfeu9dazb">
            <w:r w:rsidDel="00000000" w:rsidR="00000000" w:rsidRPr="00000000">
              <w:rPr>
                <w:rtl w:val="0"/>
              </w:rPr>
              <w:t xml:space="preserve">The Opportunity</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rPr>
          </w:pPr>
          <w:hyperlink w:anchor="_m8iimuc11ozk">
            <w:r w:rsidDel="00000000" w:rsidR="00000000" w:rsidRPr="00000000">
              <w:rPr>
                <w:rtl w:val="0"/>
              </w:rPr>
              <w:t xml:space="preserve">Applicant’s role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rPr>
          </w:pPr>
          <w:hyperlink w:anchor="_uxjkzcnoeb0k">
            <w:r w:rsidDel="00000000" w:rsidR="00000000" w:rsidRPr="00000000">
              <w:rPr>
                <w:rtl w:val="0"/>
              </w:rPr>
              <w:t xml:space="preserve">Emerging Area of Focus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rPr>
          </w:pPr>
          <w:hyperlink w:anchor="_42igkfqero8x">
            <w:r w:rsidDel="00000000" w:rsidR="00000000" w:rsidRPr="00000000">
              <w:rPr>
                <w:rtl w:val="0"/>
              </w:rPr>
              <w:t xml:space="preserve">I see an opportunity to further explore how these concepts intersect with:</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rPr>
          </w:pPr>
          <w:hyperlink w:anchor="_nn1kcpbvavcu">
            <w:r w:rsidDel="00000000" w:rsidR="00000000" w:rsidRPr="00000000">
              <w:rPr>
                <w:rtl w:val="0"/>
              </w:rPr>
              <w:t xml:space="preserve">Emerging Strategy</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rPr>
          </w:pPr>
          <w:hyperlink w:anchor="_8gcjnj8aeo8e">
            <w:r w:rsidDel="00000000" w:rsidR="00000000" w:rsidRPr="00000000">
              <w:rPr>
                <w:rtl w:val="0"/>
              </w:rPr>
              <w:t xml:space="preserve">Immediate Priorities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rPr>
          </w:pPr>
          <w:hyperlink w:anchor="_x9c79vbrd153">
            <w:r w:rsidDel="00000000" w:rsidR="00000000" w:rsidRPr="00000000">
              <w:rPr>
                <w:rtl w:val="0"/>
              </w:rPr>
              <w:t xml:space="preserve">Grant Documentation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rPr>
          </w:pPr>
          <w:hyperlink w:anchor="_d717mmgpky47">
            <w:r w:rsidDel="00000000" w:rsidR="00000000" w:rsidRPr="00000000">
              <w:rPr>
                <w:rtl w:val="0"/>
              </w:rPr>
              <w:t xml:space="preserve">Track important dates and upcoming milestones.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440" w:firstLine="0"/>
            <w:rPr>
              <w:rFonts w:ascii="Arial" w:cs="Arial" w:eastAsia="Arial" w:hAnsi="Arial"/>
            </w:rPr>
          </w:pPr>
          <w:hyperlink w:anchor="_y9ce9hgtjaoj">
            <w:r w:rsidDel="00000000" w:rsidR="00000000" w:rsidRPr="00000000">
              <w:rPr>
                <w:rtl w:val="0"/>
              </w:rPr>
              <w:t xml:space="preserve">Partner Development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rPr>
          </w:pPr>
          <w:hyperlink w:anchor="_oo4shshdq4g7">
            <w:r w:rsidDel="00000000" w:rsidR="00000000" w:rsidRPr="00000000">
              <w:rPr>
                <w:rtl w:val="0"/>
              </w:rPr>
              <w:t xml:space="preserve">Initial Outreach</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rPr>
          </w:pPr>
          <w:hyperlink w:anchor="_199n0g2dks9b">
            <w:r w:rsidDel="00000000" w:rsidR="00000000" w:rsidRPr="00000000">
              <w:rPr>
                <w:rtl w:val="0"/>
              </w:rPr>
              <w:t xml:space="preserve">Potential supporting materials include: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rPr>
          </w:pPr>
          <w:hyperlink w:anchor="_33jhe0pv1owx">
            <w:r w:rsidDel="00000000" w:rsidR="00000000" w:rsidRPr="00000000">
              <w:rPr>
                <w:rtl w:val="0"/>
              </w:rPr>
              <w:t xml:space="preserve">Research Priorities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rPr>
          </w:pPr>
          <w:hyperlink w:anchor="_4wlzlm46iyox">
            <w:r w:rsidDel="00000000" w:rsidR="00000000" w:rsidRPr="00000000">
              <w:rPr>
                <w:rtl w:val="0"/>
              </w:rPr>
              <w:t xml:space="preserve">Initial Partner Development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rPr>
          </w:pPr>
          <w:hyperlink w:anchor="_5inb3ssunugh">
            <w:r w:rsidDel="00000000" w:rsidR="00000000" w:rsidRPr="00000000">
              <w:rPr>
                <w:rtl w:val="0"/>
              </w:rPr>
              <w:t xml:space="preserve">Potential partners discussed during today’s meeting include: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rFonts w:ascii="Arial" w:cs="Arial" w:eastAsia="Arial" w:hAnsi="Arial"/>
            </w:rPr>
          </w:pPr>
          <w:hyperlink w:anchor="_3lfmi62gro1s">
            <w:r w:rsidDel="00000000" w:rsidR="00000000" w:rsidRPr="00000000">
              <w:rPr>
                <w:rtl w:val="0"/>
              </w:rPr>
              <w:t xml:space="preserve">Educational Institutions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rFonts w:ascii="Arial" w:cs="Arial" w:eastAsia="Arial" w:hAnsi="Arial"/>
            </w:rPr>
          </w:pPr>
          <w:hyperlink w:anchor="_4mpwwas7b3rc">
            <w:r w:rsidDel="00000000" w:rsidR="00000000" w:rsidRPr="00000000">
              <w:rPr>
                <w:rtl w:val="0"/>
              </w:rPr>
              <w:t xml:space="preserve">Community Organizations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rFonts w:ascii="Arial" w:cs="Arial" w:eastAsia="Arial" w:hAnsi="Arial"/>
            </w:rPr>
          </w:pPr>
          <w:hyperlink w:anchor="_n4yveaumkfdg">
            <w:r w:rsidDel="00000000" w:rsidR="00000000" w:rsidRPr="00000000">
              <w:rPr>
                <w:rtl w:val="0"/>
              </w:rPr>
              <w:t xml:space="preserve">Tribal &amp; Indigenous Partnerships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440" w:firstLine="0"/>
            <w:rPr>
              <w:rFonts w:ascii="Arial" w:cs="Arial" w:eastAsia="Arial" w:hAnsi="Arial"/>
            </w:rPr>
          </w:pPr>
          <w:hyperlink w:anchor="_e7ehb3q51idl">
            <w:r w:rsidDel="00000000" w:rsidR="00000000" w:rsidRPr="00000000">
              <w:rPr>
                <w:rtl w:val="0"/>
              </w:rPr>
              <w:t xml:space="preserve">Agencies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440" w:firstLine="0"/>
            <w:rPr>
              <w:rFonts w:ascii="Arial" w:cs="Arial" w:eastAsia="Arial" w:hAnsi="Arial"/>
            </w:rPr>
          </w:pPr>
          <w:hyperlink w:anchor="_20pi1v61h7t4">
            <w:r w:rsidDel="00000000" w:rsidR="00000000" w:rsidRPr="00000000">
              <w:rPr>
                <w:rtl w:val="0"/>
              </w:rPr>
              <w:t xml:space="preserve">Agriculture</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rPr>
          </w:pPr>
          <w:hyperlink w:anchor="_tjbrqpr776wk">
            <w:r w:rsidDel="00000000" w:rsidR="00000000" w:rsidRPr="00000000">
              <w:rPr>
                <w:rtl w:val="0"/>
              </w:rPr>
              <w:t xml:space="preserve">Strategic Reflection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rPr>
          </w:pPr>
          <w:hyperlink w:anchor="">
            <w:r w:rsidDel="00000000" w:rsidR="00000000" w:rsidRPr="00000000">
              <w:rPr>
                <w:rtl w:val="0"/>
              </w:rPr>
              <w:t xml:space="preserve">Project Concepts &amp; Emerging Ideas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Physical Infrastructure</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Data, Modeling &amp; Monitoring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Reference Materials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Notes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rPr>
          </w:pPr>
          <w:hyperlink w:anchor="_b61hxxmso5k8">
            <w:r w:rsidDel="00000000" w:rsidR="00000000" w:rsidRPr="00000000">
              <w:rPr>
                <w:rtl w:val="0"/>
              </w:rPr>
              <w:t xml:space="preserve">2024/2025 Round 1 Report (for reference)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rPr>
          </w:pPr>
          <w:hyperlink w:anchor="_um37p3net6tx">
            <w:r w:rsidDel="00000000" w:rsidR="00000000" w:rsidRPr="00000000">
              <w:rPr>
                <w:rtl w:val="0"/>
              </w:rPr>
              <w:t xml:space="preserve">20250529-EHRGPRound-1-AwardsList.pdf</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440" w:firstLine="0"/>
            <w:rPr>
              <w:rFonts w:ascii="Arial" w:cs="Arial" w:eastAsia="Arial" w:hAnsi="Arial"/>
            </w:rPr>
          </w:pPr>
          <w:hyperlink w:anchor="_x9su334l1176">
            <w:r w:rsidDel="00000000" w:rsidR="00000000" w:rsidRPr="00000000">
              <w:rPr>
                <w:rtl w:val="0"/>
              </w:rPr>
              <w:t xml:space="preserve">Project Categories: The scope of work is divided into four distinct grant tracks: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rPr>
          </w:pPr>
          <w:hyperlink w:anchor="_i5lxows8vgmb">
            <w:r w:rsidDel="00000000" w:rsidR="00000000" w:rsidRPr="00000000">
              <w:rPr>
                <w:rtl w:val="0"/>
              </w:rPr>
              <w:t xml:space="preserve">Large Implementation Grants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rPr>
          </w:pPr>
          <w:hyperlink w:anchor="_gq16hwagxt5b">
            <w:r w:rsidDel="00000000" w:rsidR="00000000" w:rsidRPr="00000000">
              <w:rPr>
                <w:rtl w:val="0"/>
              </w:rPr>
              <w:t xml:space="preserve">Small Implementation Grants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rPr>
          </w:pPr>
          <w:hyperlink w:anchor="_644gdwdtca4m">
            <w:r w:rsidDel="00000000" w:rsidR="00000000" w:rsidRPr="00000000">
              <w:rPr>
                <w:rtl w:val="0"/>
              </w:rPr>
              <w:t xml:space="preserve">Large Planning Grants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rPr>
          </w:pPr>
          <w:hyperlink w:anchor="_hsk947atim7d">
            <w:r w:rsidDel="00000000" w:rsidR="00000000" w:rsidRPr="00000000">
              <w:rPr>
                <w:rtl w:val="0"/>
              </w:rPr>
              <w:t xml:space="preserve">Small Planning Grants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spacing w:before="120" w:lineRule="auto"/>
        <w:rPr>
          <w:b w:val="0"/>
          <w:bCs w:val="0"/>
          <w:sz w:val="22"/>
          <w:szCs w:val="22"/>
        </w:rPr>
      </w:pPr>
      <w:bookmarkStart w:colFirst="0" w:colLast="0" w:name="_vydniszftb1n" w:id="3"/>
      <w:bookmarkEnd w:id="3"/>
      <w:r w:rsidDel="00000000" w:rsidR="00000000" w:rsidRPr="00000000">
        <w:rPr>
          <w:rtl w:val="0"/>
        </w:rPr>
      </w:r>
    </w:p>
    <w:p w:rsidR="00000000" w:rsidDel="00000000" w:rsidP="00000000" w:rsidRDefault="00000000" w:rsidRPr="00000000" w14:paraId="00000046">
      <w:pPr>
        <w:pStyle w:val="Heading1"/>
        <w:rPr/>
      </w:pPr>
      <w:bookmarkStart w:colFirst="0" w:colLast="0" w:name="_ks0t6eicauf3" w:id="4"/>
      <w:bookmarkEnd w:id="4"/>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arolcxe0i15c" w:id="5"/>
      <w:bookmarkEnd w:id="5"/>
      <w:r w:rsidDel="00000000" w:rsidR="00000000" w:rsidRPr="00000000">
        <w:rPr>
          <w:rtl w:val="0"/>
        </w:rPr>
        <w:t xml:space="preserve">Introduction</w:t>
      </w:r>
    </w:p>
    <w:p w:rsidR="00000000" w:rsidDel="00000000" w:rsidP="00000000" w:rsidRDefault="00000000" w:rsidRPr="00000000" w14:paraId="00000048">
      <w:pPr>
        <w:ind w:firstLine="0"/>
        <w:rPr/>
      </w:pPr>
      <w:r w:rsidDel="00000000" w:rsidR="00000000" w:rsidRPr="00000000">
        <w:rPr>
          <w:rtl w:val="0"/>
        </w:rPr>
      </w:r>
    </w:p>
    <w:p w:rsidR="00000000" w:rsidDel="00000000" w:rsidP="00000000" w:rsidRDefault="00000000" w:rsidRPr="00000000" w14:paraId="00000049">
      <w:pPr>
        <w:pStyle w:val="Heading3"/>
        <w:spacing w:before="0" w:line="240" w:lineRule="auto"/>
        <w:rPr/>
      </w:pPr>
      <w:bookmarkStart w:colFirst="0" w:colLast="0" w:name="_196l03x7lfm4" w:id="6"/>
      <w:bookmarkEnd w:id="6"/>
      <w:r w:rsidDel="00000000" w:rsidR="00000000" w:rsidRPr="00000000">
        <w:rPr>
          <w:rtl w:val="0"/>
        </w:rPr>
        <w:t xml:space="preserve">June 16, 2026: Notice of Funding Availability Extreme Heat and</w:t>
      </w:r>
    </w:p>
    <w:p w:rsidR="00000000" w:rsidDel="00000000" w:rsidP="00000000" w:rsidRDefault="00000000" w:rsidRPr="00000000" w14:paraId="0000004A">
      <w:pPr>
        <w:pStyle w:val="Heading3"/>
        <w:spacing w:before="0" w:line="240" w:lineRule="auto"/>
        <w:rPr/>
      </w:pPr>
      <w:bookmarkStart w:colFirst="0" w:colLast="0" w:name="_qy9p0l9zoh8b" w:id="7"/>
      <w:bookmarkEnd w:id="7"/>
      <w:r w:rsidDel="00000000" w:rsidR="00000000" w:rsidRPr="00000000">
        <w:rPr>
          <w:rtl w:val="0"/>
        </w:rPr>
        <w:t xml:space="preserve">Community Resilience Program</w:t>
      </w:r>
    </w:p>
    <w:p w:rsidR="00000000" w:rsidDel="00000000" w:rsidP="00000000" w:rsidRDefault="00000000" w:rsidRPr="00000000" w14:paraId="0000004B">
      <w:pPr>
        <w:pStyle w:val="Heading4"/>
        <w:rPr/>
      </w:pPr>
      <w:bookmarkStart w:colFirst="0" w:colLast="0" w:name="_a5rp9xtiil90" w:id="8"/>
      <w:bookmarkEnd w:id="8"/>
      <w:hyperlink r:id="rId15">
        <w:r w:rsidDel="00000000" w:rsidR="00000000" w:rsidRPr="00000000">
          <w:rPr>
            <w:color w:val="1155cc"/>
            <w:rtl w:val="0"/>
          </w:rPr>
          <w:t xml:space="preserve">Notice of Funding Availability Extreme Heat-Program-Round 2</w:t>
        </w:r>
      </w:hyperlink>
      <w:r w:rsidDel="00000000" w:rsidR="00000000" w:rsidRPr="00000000">
        <w:rPr>
          <w:rtl w:val="0"/>
        </w:rPr>
        <w:t xml:space="preserve"> pdf</w:t>
      </w:r>
    </w:p>
    <w:p w:rsidR="00000000" w:rsidDel="00000000" w:rsidP="00000000" w:rsidRDefault="00000000" w:rsidRPr="00000000" w14:paraId="0000004C">
      <w:pPr>
        <w:pStyle w:val="Heading3"/>
        <w:rPr/>
      </w:pPr>
      <w:bookmarkStart w:colFirst="0" w:colLast="0" w:name="_kobn4mw2fl3g" w:id="9"/>
      <w:bookmarkEnd w:id="9"/>
      <w:r w:rsidDel="00000000" w:rsidR="00000000" w:rsidRPr="00000000">
        <w:rPr>
          <w:rtl w:val="0"/>
        </w:rPr>
        <w:t xml:space="preserve">The key deadlines for the Round 2 Extreme Heat and Community Resilience Program application process are:</w:t>
      </w:r>
    </w:p>
    <w:p w:rsidR="00000000" w:rsidDel="00000000" w:rsidP="00000000" w:rsidRDefault="00000000" w:rsidRPr="00000000" w14:paraId="0000004D">
      <w:pPr>
        <w:numPr>
          <w:ilvl w:val="0"/>
          <w:numId w:val="32"/>
        </w:numPr>
        <w:spacing w:after="0" w:afterAutospacing="0" w:before="240" w:lineRule="auto"/>
        <w:ind w:left="720" w:hanging="360"/>
      </w:pPr>
      <w:r w:rsidDel="00000000" w:rsidR="00000000" w:rsidRPr="00000000">
        <w:rPr>
          <w:b w:val="1"/>
          <w:bCs w:val="1"/>
          <w:rtl w:val="0"/>
        </w:rPr>
        <w:t xml:space="preserve">Pre-Application Interest Form - Window 1</w:t>
      </w:r>
      <w:r w:rsidDel="00000000" w:rsidR="00000000" w:rsidRPr="00000000">
        <w:rPr>
          <w:rtl w:val="0"/>
        </w:rPr>
        <w:t xml:space="preserve">: Opens June 16 and closes </w:t>
      </w:r>
      <w:r w:rsidDel="00000000" w:rsidR="00000000" w:rsidRPr="00000000">
        <w:rPr>
          <w:b w:val="1"/>
          <w:bCs w:val="1"/>
          <w:rtl w:val="0"/>
        </w:rPr>
        <w:t xml:space="preserve">July 21, 2026, at 2:00 PM PST</w:t>
      </w:r>
      <w:r w:rsidDel="00000000" w:rsidR="00000000" w:rsidRPr="00000000">
        <w:rPr>
          <w:rtl w:val="0"/>
        </w:rPr>
        <w:t xml:space="preserve">. This is the only window during which applicants can request Technical Assistance.</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b w:val="1"/>
          <w:bCs w:val="1"/>
          <w:rtl w:val="0"/>
        </w:rPr>
        <w:t xml:space="preserve">Pre-Application Interest Form - Window 2</w:t>
      </w:r>
      <w:r w:rsidDel="00000000" w:rsidR="00000000" w:rsidRPr="00000000">
        <w:rPr>
          <w:rtl w:val="0"/>
        </w:rPr>
        <w:t xml:space="preserve">: Opens July 1 and closes </w:t>
      </w:r>
      <w:r w:rsidDel="00000000" w:rsidR="00000000" w:rsidRPr="00000000">
        <w:rPr>
          <w:b w:val="1"/>
          <w:bCs w:val="1"/>
          <w:rtl w:val="0"/>
        </w:rPr>
        <w:t xml:space="preserve">August 11, 2026, at 2:00 PM PST</w:t>
      </w:r>
      <w:r w:rsidDel="00000000" w:rsidR="00000000" w:rsidRPr="00000000">
        <w:rPr>
          <w:rtl w:val="0"/>
        </w:rPr>
        <w:t xml:space="preserve">. Technical Assistance requests are not available during this window.</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b w:val="1"/>
          <w:bCs w:val="1"/>
          <w:rtl w:val="0"/>
        </w:rPr>
        <w:t xml:space="preserve">Full Application Form</w:t>
      </w:r>
      <w:r w:rsidDel="00000000" w:rsidR="00000000" w:rsidRPr="00000000">
        <w:rPr>
          <w:rtl w:val="0"/>
        </w:rPr>
        <w:t xml:space="preserve">: The deadline to submit the full application is </w:t>
      </w:r>
      <w:r w:rsidDel="00000000" w:rsidR="00000000" w:rsidRPr="00000000">
        <w:rPr>
          <w:b w:val="1"/>
          <w:bCs w:val="1"/>
          <w:rtl w:val="0"/>
        </w:rPr>
        <w:t xml:space="preserve">October 13, 2026, at 2:00 PM PST</w:t>
      </w:r>
      <w:r w:rsidDel="00000000" w:rsidR="00000000" w:rsidRPr="00000000">
        <w:rPr>
          <w:rtl w:val="0"/>
        </w:rPr>
        <w:t xml:space="preserve">.</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b w:val="1"/>
          <w:bCs w:val="1"/>
          <w:rtl w:val="0"/>
        </w:rPr>
        <w:t xml:space="preserve">Funding Priority Points Appeals</w:t>
      </w:r>
      <w:r w:rsidDel="00000000" w:rsidR="00000000" w:rsidRPr="00000000">
        <w:rPr>
          <w:rtl w:val="0"/>
        </w:rPr>
        <w:t xml:space="preserve">: Appeals regarding these points must be received within </w:t>
      </w:r>
      <w:r w:rsidDel="00000000" w:rsidR="00000000" w:rsidRPr="00000000">
        <w:rPr>
          <w:b w:val="1"/>
          <w:bCs w:val="1"/>
          <w:rtl w:val="0"/>
        </w:rPr>
        <w:t xml:space="preserve">one week</w:t>
      </w:r>
      <w:r w:rsidDel="00000000" w:rsidR="00000000" w:rsidRPr="00000000">
        <w:rPr>
          <w:rtl w:val="0"/>
        </w:rPr>
        <w:t xml:space="preserve"> of the notification date.</w:t>
      </w:r>
    </w:p>
    <w:p w:rsidR="00000000" w:rsidDel="00000000" w:rsidP="00000000" w:rsidRDefault="00000000" w:rsidRPr="00000000" w14:paraId="00000051">
      <w:pPr>
        <w:numPr>
          <w:ilvl w:val="0"/>
          <w:numId w:val="32"/>
        </w:numPr>
        <w:spacing w:after="0" w:afterAutospacing="0" w:before="0" w:beforeAutospacing="0" w:lineRule="auto"/>
        <w:ind w:left="720" w:hanging="360"/>
      </w:pPr>
      <w:r w:rsidDel="00000000" w:rsidR="00000000" w:rsidRPr="00000000">
        <w:rPr>
          <w:b w:val="1"/>
          <w:bCs w:val="1"/>
          <w:rtl w:val="0"/>
        </w:rPr>
        <w:t xml:space="preserve">Eligibility and Final Application Appeals</w:t>
      </w:r>
      <w:r w:rsidDel="00000000" w:rsidR="00000000" w:rsidRPr="00000000">
        <w:rPr>
          <w:rtl w:val="0"/>
        </w:rPr>
        <w:t xml:space="preserve">: Appeals regarding disqualification or incomplete applications must be received no later than </w:t>
      </w:r>
      <w:r w:rsidDel="00000000" w:rsidR="00000000" w:rsidRPr="00000000">
        <w:rPr>
          <w:b w:val="1"/>
          <w:bCs w:val="1"/>
          <w:rtl w:val="0"/>
        </w:rPr>
        <w:t xml:space="preserve">15 days</w:t>
      </w:r>
      <w:r w:rsidDel="00000000" w:rsidR="00000000" w:rsidRPr="00000000">
        <w:rPr>
          <w:rtl w:val="0"/>
        </w:rPr>
        <w:t xml:space="preserve"> from the date of the determination letter.</w:t>
      </w:r>
    </w:p>
    <w:p w:rsidR="00000000" w:rsidDel="00000000" w:rsidP="00000000" w:rsidRDefault="00000000" w:rsidRPr="00000000" w14:paraId="00000052">
      <w:pPr>
        <w:numPr>
          <w:ilvl w:val="0"/>
          <w:numId w:val="32"/>
        </w:numPr>
        <w:spacing w:after="0" w:afterAutospacing="0" w:before="0" w:beforeAutospacing="0" w:lineRule="auto"/>
        <w:ind w:left="720" w:hanging="360"/>
      </w:pPr>
      <w:r w:rsidDel="00000000" w:rsidR="00000000" w:rsidRPr="00000000">
        <w:rPr>
          <w:b w:val="1"/>
          <w:bCs w:val="1"/>
          <w:rtl w:val="0"/>
        </w:rPr>
        <w:t xml:space="preserve">Project Completion (Early Infrastructure)</w:t>
      </w:r>
      <w:r w:rsidDel="00000000" w:rsidR="00000000" w:rsidRPr="00000000">
        <w:rPr>
          <w:rtl w:val="0"/>
        </w:rPr>
        <w:t xml:space="preserve">: Projects must be completed within </w:t>
      </w:r>
      <w:r w:rsidDel="00000000" w:rsidR="00000000" w:rsidRPr="00000000">
        <w:rPr>
          <w:b w:val="1"/>
          <w:bCs w:val="1"/>
          <w:rtl w:val="0"/>
        </w:rPr>
        <w:t xml:space="preserve">30 months</w:t>
      </w:r>
      <w:r w:rsidDel="00000000" w:rsidR="00000000" w:rsidRPr="00000000">
        <w:rPr>
          <w:rtl w:val="0"/>
        </w:rPr>
        <w:t xml:space="preserve"> of the grant award start date.</w:t>
      </w:r>
    </w:p>
    <w:p w:rsidR="00000000" w:rsidDel="00000000" w:rsidP="00000000" w:rsidRDefault="00000000" w:rsidRPr="00000000" w14:paraId="00000053">
      <w:pPr>
        <w:numPr>
          <w:ilvl w:val="0"/>
          <w:numId w:val="32"/>
        </w:numPr>
        <w:spacing w:after="240" w:before="0" w:beforeAutospacing="0" w:lineRule="auto"/>
        <w:ind w:left="720" w:hanging="360"/>
      </w:pPr>
      <w:r w:rsidDel="00000000" w:rsidR="00000000" w:rsidRPr="00000000">
        <w:rPr>
          <w:b w:val="1"/>
          <w:bCs w:val="1"/>
          <w:rtl w:val="0"/>
        </w:rPr>
        <w:t xml:space="preserve">Project Completion (Advanced Infrastructure)</w:t>
      </w:r>
      <w:r w:rsidDel="00000000" w:rsidR="00000000" w:rsidRPr="00000000">
        <w:rPr>
          <w:rtl w:val="0"/>
        </w:rPr>
        <w:t xml:space="preserve">: Construction must be completed within </w:t>
      </w:r>
      <w:r w:rsidDel="00000000" w:rsidR="00000000" w:rsidRPr="00000000">
        <w:rPr>
          <w:b w:val="1"/>
          <w:bCs w:val="1"/>
          <w:rtl w:val="0"/>
        </w:rPr>
        <w:t xml:space="preserve">48 months</w:t>
      </w:r>
      <w:r w:rsidDel="00000000" w:rsidR="00000000" w:rsidRPr="00000000">
        <w:rPr>
          <w:rtl w:val="0"/>
        </w:rPr>
        <w:t xml:space="preserve"> of the grant award start date.</w:t>
      </w:r>
    </w:p>
    <w:p w:rsidR="00000000" w:rsidDel="00000000" w:rsidP="00000000" w:rsidRDefault="00000000" w:rsidRPr="00000000" w14:paraId="00000054">
      <w:pPr>
        <w:pStyle w:val="Heading4"/>
        <w:rPr/>
      </w:pPr>
      <w:bookmarkStart w:colFirst="0" w:colLast="0" w:name="_yh5861sqklfb" w:id="10"/>
      <w:bookmarkEnd w:id="10"/>
      <w:r w:rsidDel="00000000" w:rsidR="00000000" w:rsidRPr="00000000">
        <w:rPr>
          <w:rtl w:val="0"/>
        </w:rPr>
        <w:t xml:space="preserve">Office Hours</w:t>
      </w:r>
    </w:p>
    <w:p w:rsidR="00000000" w:rsidDel="00000000" w:rsidP="00000000" w:rsidRDefault="00000000" w:rsidRPr="00000000" w14:paraId="00000055">
      <w:pPr>
        <w:rPr>
          <w:rFonts w:ascii="Century Gothic" w:cs="Century Gothic" w:eastAsia="Century Gothic" w:hAnsi="Century Gothic"/>
          <w:b w:val="1"/>
          <w:bCs w:val="1"/>
          <w:color w:val="0f4761"/>
          <w:sz w:val="32"/>
          <w:szCs w:val="32"/>
        </w:rPr>
      </w:pPr>
      <w:r w:rsidDel="00000000" w:rsidR="00000000" w:rsidRPr="00000000">
        <w:rPr>
          <w:rtl w:val="0"/>
        </w:rPr>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
        <w:gridCol w:w="2505"/>
        <w:gridCol w:w="3120"/>
        <w:gridCol w:w="2370"/>
        <w:tblGridChange w:id="0">
          <w:tblGrid>
            <w:gridCol w:w="1365"/>
            <w:gridCol w:w="2505"/>
            <w:gridCol w:w="3120"/>
            <w:gridCol w:w="2370"/>
          </w:tblGrid>
        </w:tblGridChange>
      </w:tblGrid>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9th (3 PM)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9">
            <w:pPr>
              <w:pStyle w:val="Heading3"/>
              <w:keepNext w:val="1"/>
              <w:keepLines w:val="1"/>
              <w:spacing w:after="80" w:before="320" w:line="276" w:lineRule="auto"/>
              <w:ind w:left="0" w:firstLine="0"/>
              <w:rPr>
                <w:rFonts w:ascii="Century Gothic" w:cs="Century Gothic" w:eastAsia="Century Gothic" w:hAnsi="Century Gothic"/>
                <w:b w:val="0"/>
                <w:bCs w:val="0"/>
                <w:color w:val="434343"/>
              </w:rPr>
            </w:pPr>
            <w:bookmarkStart w:colFirst="0" w:colLast="0" w:name="_qd5zkd2k7hms" w:id="11"/>
            <w:bookmarkEnd w:id="11"/>
            <w:hyperlink r:id="rId16">
              <w:r w:rsidDel="00000000" w:rsidR="00000000" w:rsidRPr="00000000">
                <w:rPr>
                  <w:rFonts w:ascii="Century Gothic" w:cs="Century Gothic" w:eastAsia="Century Gothic" w:hAnsi="Century Gothic"/>
                  <w:b w:val="0"/>
                  <w:bCs w:val="0"/>
                  <w:color w:val="1155cc"/>
                  <w:u w:val="single"/>
                  <w:rtl w:val="0"/>
                </w:rPr>
                <w:t xml:space="preserve">Round 2 Office Hours Registration</w:t>
              </w:r>
            </w:hyperlink>
            <w:r w:rsidDel="00000000" w:rsidR="00000000" w:rsidRPr="00000000">
              <w:rPr>
                <w:rtl w:val="0"/>
              </w:rPr>
            </w:r>
          </w:p>
        </w:tc>
      </w:tr>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13th (9 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D">
            <w:pPr>
              <w:pStyle w:val="Heading3"/>
              <w:keepNext w:val="1"/>
              <w:keepLines w:val="1"/>
              <w:spacing w:after="80" w:before="320" w:line="276" w:lineRule="auto"/>
              <w:ind w:left="0" w:firstLine="0"/>
              <w:rPr>
                <w:rFonts w:ascii="Century Gothic" w:cs="Century Gothic" w:eastAsia="Century Gothic" w:hAnsi="Century Gothic"/>
                <w:b w:val="0"/>
                <w:bCs w:val="0"/>
                <w:color w:val="434343"/>
              </w:rPr>
            </w:pPr>
            <w:bookmarkStart w:colFirst="0" w:colLast="0" w:name="_ssnh1ehbqjz7" w:id="12"/>
            <w:bookmarkEnd w:id="12"/>
            <w:hyperlink r:id="rId17">
              <w:r w:rsidDel="00000000" w:rsidR="00000000" w:rsidRPr="00000000">
                <w:rPr>
                  <w:rFonts w:ascii="Century Gothic" w:cs="Century Gothic" w:eastAsia="Century Gothic" w:hAnsi="Century Gothic"/>
                  <w:b w:val="0"/>
                  <w:bCs w:val="0"/>
                  <w:color w:val="1155cc"/>
                  <w:u w:val="single"/>
                  <w:rtl w:val="0"/>
                </w:rPr>
                <w:t xml:space="preserve">Round 2 Office Hours Registration</w:t>
              </w:r>
            </w:hyperlink>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July 21st </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1 DEADLINE</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after="160" w:before="0" w:line="276" w:lineRule="auto"/>
        <w:ind w:left="0" w:firstLine="0"/>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Alternative Question Submission: </w:t>
      </w:r>
      <w:r w:rsidDel="00000000" w:rsidR="00000000" w:rsidRPr="00000000">
        <w:rPr>
          <w:rtl w:val="0"/>
        </w:rPr>
        <w:t xml:space="preserve">Questions can also be submitted in writing to Extreme.Heat@lci.ca.gov. Staff will compile responses into a question-and-answer document posted on the program's webpage and shared with all Pre-Application Interest Form respondents</w:t>
      </w:r>
    </w:p>
    <w:p w:rsidR="00000000" w:rsidDel="00000000" w:rsidP="00000000" w:rsidRDefault="00000000" w:rsidRPr="00000000" w14:paraId="00000064">
      <w:pPr>
        <w:pStyle w:val="Heading4"/>
        <w:rPr/>
      </w:pPr>
      <w:bookmarkStart w:colFirst="0" w:colLast="0" w:name="_cyleaj3176v0" w:id="13"/>
      <w:bookmarkEnd w:id="13"/>
      <w:r w:rsidDel="00000000" w:rsidR="00000000" w:rsidRPr="00000000">
        <w:rPr>
          <w:rtl w:val="0"/>
        </w:rPr>
      </w:r>
    </w:p>
    <w:p w:rsidR="00000000" w:rsidDel="00000000" w:rsidP="00000000" w:rsidRDefault="00000000" w:rsidRPr="00000000" w14:paraId="00000065">
      <w:pPr>
        <w:pStyle w:val="Heading4"/>
        <w:rPr/>
      </w:pPr>
      <w:bookmarkStart w:colFirst="0" w:colLast="0" w:name="_xtpf7kdhz3yq" w:id="14"/>
      <w:bookmarkEnd w:id="14"/>
      <w:r w:rsidDel="00000000" w:rsidR="00000000" w:rsidRPr="00000000">
        <w:rPr>
          <w:rtl w:val="0"/>
        </w:rPr>
        <w:t xml:space="preserve">Program Funding and Purpose</w:t>
      </w:r>
    </w:p>
    <w:p w:rsidR="00000000" w:rsidDel="00000000" w:rsidP="00000000" w:rsidRDefault="00000000" w:rsidRPr="00000000" w14:paraId="00000066">
      <w:pPr>
        <w:rPr/>
      </w:pPr>
      <w:r w:rsidDel="00000000" w:rsidR="00000000" w:rsidRPr="00000000">
        <w:rPr>
          <w:rtl w:val="0"/>
        </w:rPr>
        <w:t xml:space="preserve">The Governor's Office of Land Use and Climate Innovation (LCI) announced $27.5 million in competitive infrastructure grant funding for Round 2 of the Extreme Heat and Community Resilience Program.</w:t>
      </w:r>
    </w:p>
    <w:p w:rsidR="00000000" w:rsidDel="00000000" w:rsidP="00000000" w:rsidRDefault="00000000" w:rsidRPr="00000000" w14:paraId="00000067">
      <w:pPr>
        <w:rPr/>
      </w:pPr>
      <w:r w:rsidDel="00000000" w:rsidR="00000000" w:rsidRPr="00000000">
        <w:rPr>
          <w:rtl w:val="0"/>
        </w:rPr>
        <w:t xml:space="preserve">Funded by the Climate Bond (Proposition 4) and Greenhouse Gas Reduction Fund, the program supports infrastructure projects that mitigate extreme heat impacts and protect vulnerable populations.</w:t>
      </w:r>
    </w:p>
    <w:p w:rsidR="00000000" w:rsidDel="00000000" w:rsidP="00000000" w:rsidRDefault="00000000" w:rsidRPr="00000000" w14:paraId="00000068">
      <w:pPr>
        <w:pStyle w:val="Heading4"/>
        <w:rPr/>
      </w:pPr>
      <w:bookmarkStart w:colFirst="0" w:colLast="0" w:name="_mdsthl3s92v" w:id="15"/>
      <w:bookmarkEnd w:id="15"/>
      <w:r w:rsidDel="00000000" w:rsidR="00000000" w:rsidRPr="00000000">
        <w:rPr>
          <w:rtl w:val="0"/>
        </w:rPr>
        <w:t xml:space="preserve">Applicant Eligibility and Co-Applicant Requirements    </w:t>
      </w:r>
    </w:p>
    <w:p w:rsidR="00000000" w:rsidDel="00000000" w:rsidP="00000000" w:rsidRDefault="00000000" w:rsidRPr="00000000" w14:paraId="00000069">
      <w:pPr>
        <w:rPr/>
      </w:pPr>
      <w:r w:rsidDel="00000000" w:rsidR="00000000" w:rsidRPr="00000000">
        <w:rPr>
          <w:rtl w:val="0"/>
        </w:rPr>
        <w:t xml:space="preserve">Eligible entities include local/regional public entities, California Native American Tribes, community-based organizations (CBOs), public higher academic institutions, and coalitions.</w:t>
      </w:r>
    </w:p>
    <w:p w:rsidR="00000000" w:rsidDel="00000000" w:rsidP="00000000" w:rsidRDefault="00000000" w:rsidRPr="00000000" w14:paraId="0000006A">
      <w:pPr>
        <w:rPr/>
      </w:pPr>
      <w:r w:rsidDel="00000000" w:rsidR="00000000" w:rsidRPr="00000000">
        <w:rPr>
          <w:rtl w:val="0"/>
        </w:rPr>
        <w:t xml:space="preserve">Most applicants must partner with a Co-Applicant to ensure adequate expertise and community participation, with specific pairing requirements based on the Lead Applicant's entity type.</w:t>
      </w:r>
    </w:p>
    <w:p w:rsidR="00000000" w:rsidDel="00000000" w:rsidP="00000000" w:rsidRDefault="00000000" w:rsidRPr="00000000" w14:paraId="0000006B">
      <w:pPr>
        <w:pStyle w:val="Heading4"/>
        <w:rPr/>
      </w:pPr>
      <w:bookmarkStart w:colFirst="0" w:colLast="0" w:name="_nj6300hgs9is" w:id="16"/>
      <w:bookmarkEnd w:id="16"/>
      <w:r w:rsidDel="00000000" w:rsidR="00000000" w:rsidRPr="00000000">
        <w:rPr>
          <w:rtl w:val="0"/>
        </w:rPr>
        <w:t xml:space="preserve">Grant Types and Available Funds</w:t>
      </w:r>
    </w:p>
    <w:p w:rsidR="00000000" w:rsidDel="00000000" w:rsidP="00000000" w:rsidRDefault="00000000" w:rsidRPr="00000000" w14:paraId="0000006C">
      <w:pPr>
        <w:rPr/>
      </w:pPr>
      <w:r w:rsidDel="00000000" w:rsidR="00000000" w:rsidRPr="00000000">
        <w:rPr>
          <w:b w:val="1"/>
          <w:bCs w:val="1"/>
          <w:rtl w:val="0"/>
        </w:rPr>
        <w:t xml:space="preserve">Early Infrastructure Projects:</w:t>
      </w:r>
      <w:r w:rsidDel="00000000" w:rsidR="00000000" w:rsidRPr="00000000">
        <w:rPr>
          <w:rtl w:val="0"/>
        </w:rPr>
        <w:t xml:space="preserve"> Allocates $7.5 million for awards between $750,000 and $1.2 million to develop heat-related planning documents supported by a demonstration project completed within 30 months.</w:t>
      </w:r>
    </w:p>
    <w:p w:rsidR="00000000" w:rsidDel="00000000" w:rsidP="00000000" w:rsidRDefault="00000000" w:rsidRPr="00000000" w14:paraId="0000006D">
      <w:pPr>
        <w:rPr/>
      </w:pPr>
      <w:r w:rsidDel="00000000" w:rsidR="00000000" w:rsidRPr="00000000">
        <w:rPr>
          <w:b w:val="1"/>
          <w:bCs w:val="1"/>
          <w:rtl w:val="0"/>
        </w:rPr>
        <w:t xml:space="preserve">Advanced Infrastructure Projects:</w:t>
      </w:r>
      <w:r w:rsidDel="00000000" w:rsidR="00000000" w:rsidRPr="00000000">
        <w:rPr>
          <w:rtl w:val="0"/>
        </w:rPr>
        <w:t xml:space="preserve"> Allocates $20 million for awards between $3 million and $4.5 million to implement infrastructure projects informed by prior planning, requiring a Future Implementation Playbook and completion within 48 months.</w:t>
      </w:r>
    </w:p>
    <w:p w:rsidR="00000000" w:rsidDel="00000000" w:rsidP="00000000" w:rsidRDefault="00000000" w:rsidRPr="00000000" w14:paraId="0000006E">
      <w:pPr>
        <w:pStyle w:val="Heading5"/>
        <w:rPr>
          <w:b w:val="1"/>
          <w:bCs w:val="1"/>
          <w:u w:val="single"/>
        </w:rPr>
      </w:pPr>
      <w:bookmarkStart w:colFirst="0" w:colLast="0" w:name="_xjyy9o3jis9l" w:id="17"/>
      <w:bookmarkEnd w:id="17"/>
      <w:r w:rsidDel="00000000" w:rsidR="00000000" w:rsidRPr="00000000">
        <w:rPr>
          <w:b w:val="1"/>
          <w:bCs w:val="1"/>
          <w:u w:val="single"/>
          <w:rtl w:val="0"/>
        </w:rPr>
        <w:t xml:space="preserve">Application Process and Deadlines</w:t>
      </w:r>
    </w:p>
    <w:p w:rsidR="00000000" w:rsidDel="00000000" w:rsidP="00000000" w:rsidRDefault="00000000" w:rsidRPr="00000000" w14:paraId="0000006F">
      <w:pPr>
        <w:rPr/>
      </w:pPr>
      <w:r w:rsidDel="00000000" w:rsidR="00000000" w:rsidRPr="00000000">
        <w:rPr>
          <w:rtl w:val="0"/>
        </w:rPr>
        <w:t xml:space="preserve">Applicants </w:t>
      </w:r>
      <w:r w:rsidDel="00000000" w:rsidR="00000000" w:rsidRPr="00000000">
        <w:rPr>
          <w:b w:val="1"/>
          <w:bCs w:val="1"/>
          <w:rtl w:val="0"/>
        </w:rPr>
        <w:t xml:space="preserve">must</w:t>
      </w:r>
      <w:r w:rsidDel="00000000" w:rsidR="00000000" w:rsidRPr="00000000">
        <w:rPr>
          <w:rtl w:val="0"/>
        </w:rPr>
        <w:t xml:space="preserve"> first submit an </w:t>
      </w:r>
      <w:r w:rsidDel="00000000" w:rsidR="00000000" w:rsidRPr="00000000">
        <w:rPr>
          <w:b w:val="1"/>
          <w:bCs w:val="1"/>
          <w:rtl w:val="0"/>
        </w:rPr>
        <w:t xml:space="preserve">online Pre-Application Interest Form</w:t>
      </w:r>
      <w:r w:rsidDel="00000000" w:rsidR="00000000" w:rsidRPr="00000000">
        <w:rPr>
          <w:rtl w:val="0"/>
        </w:rPr>
        <w:t xml:space="preserve">, which features two submission windows: </w:t>
      </w:r>
      <w:r w:rsidDel="00000000" w:rsidR="00000000" w:rsidRPr="00000000">
        <w:rPr>
          <w:b w:val="1"/>
          <w:bCs w:val="1"/>
          <w:rtl w:val="0"/>
        </w:rPr>
        <w:t xml:space="preserve">Window 1 (closes July 21, 2026</w:t>
      </w:r>
      <w:r w:rsidDel="00000000" w:rsidR="00000000" w:rsidRPr="00000000">
        <w:rPr>
          <w:rtl w:val="0"/>
        </w:rPr>
        <w:t xml:space="preserve">, with technical assistance available) and </w:t>
      </w:r>
      <w:r w:rsidDel="00000000" w:rsidR="00000000" w:rsidRPr="00000000">
        <w:rPr>
          <w:b w:val="1"/>
          <w:bCs w:val="1"/>
          <w:rtl w:val="0"/>
        </w:rPr>
        <w:t xml:space="preserve">Window 2 (closes August 11, 2026,</w:t>
      </w:r>
      <w:r w:rsidDel="00000000" w:rsidR="00000000" w:rsidRPr="00000000">
        <w:rPr>
          <w:rtl w:val="0"/>
        </w:rPr>
        <w:t xml:space="preserve"> without technical assistance).</w:t>
      </w:r>
    </w:p>
    <w:p w:rsidR="00000000" w:rsidDel="00000000" w:rsidP="00000000" w:rsidRDefault="00000000" w:rsidRPr="00000000" w14:paraId="00000070">
      <w:pPr>
        <w:rPr>
          <w:b w:val="1"/>
          <w:bCs w:val="1"/>
        </w:rPr>
      </w:pPr>
      <w:r w:rsidDel="00000000" w:rsidR="00000000" w:rsidRPr="00000000">
        <w:rPr>
          <w:rtl w:val="0"/>
        </w:rPr>
        <w:t xml:space="preserve">Feedback and a link to the Full Application Form will be provided to applicants, with </w:t>
      </w:r>
      <w:r w:rsidDel="00000000" w:rsidR="00000000" w:rsidRPr="00000000">
        <w:rPr>
          <w:b w:val="1"/>
          <w:bCs w:val="1"/>
          <w:rtl w:val="0"/>
        </w:rPr>
        <w:t xml:space="preserve">final completed applications due no later than October 13, 2026.</w:t>
      </w:r>
    </w:p>
    <w:p w:rsidR="00000000" w:rsidDel="00000000" w:rsidP="00000000" w:rsidRDefault="00000000" w:rsidRPr="00000000" w14:paraId="00000071">
      <w:pPr>
        <w:pStyle w:val="Heading4"/>
        <w:rPr/>
      </w:pPr>
      <w:bookmarkStart w:colFirst="0" w:colLast="0" w:name="_lsstgoha64va" w:id="18"/>
      <w:bookmarkEnd w:id="18"/>
      <w:r w:rsidDel="00000000" w:rsidR="00000000" w:rsidRPr="00000000">
        <w:rPr>
          <w:rtl w:val="0"/>
        </w:rPr>
        <w:t xml:space="preserve">Scoring and Selection Process    </w:t>
      </w:r>
    </w:p>
    <w:p w:rsidR="00000000" w:rsidDel="00000000" w:rsidP="00000000" w:rsidRDefault="00000000" w:rsidRPr="00000000" w14:paraId="00000072">
      <w:pPr>
        <w:rPr/>
      </w:pPr>
      <w:r w:rsidDel="00000000" w:rsidR="00000000" w:rsidRPr="00000000">
        <w:rPr>
          <w:rtl w:val="0"/>
        </w:rPr>
        <w:t xml:space="preserve">Applications are scored out of 90 points based on the project narrative (55 points), benefits to Funding Priority Groups (15 points), and the workplan and budget (20 points).</w:t>
      </w:r>
    </w:p>
    <w:p w:rsidR="00000000" w:rsidDel="00000000" w:rsidP="00000000" w:rsidRDefault="00000000" w:rsidRPr="00000000" w14:paraId="00000073">
      <w:pPr>
        <w:rPr/>
      </w:pPr>
      <w:r w:rsidDel="00000000" w:rsidR="00000000" w:rsidRPr="00000000">
        <w:rPr>
          <w:rtl w:val="0"/>
        </w:rPr>
        <w:t xml:space="preserve">Top-scoring applicants will participate in an interview or site visit worth 10 points, bringing the total potential score to 100 points before final award recommendations are made.</w:t>
      </w:r>
    </w:p>
    <w:p w:rsidR="00000000" w:rsidDel="00000000" w:rsidP="00000000" w:rsidRDefault="00000000" w:rsidRPr="00000000" w14:paraId="00000074">
      <w:pPr>
        <w:pStyle w:val="Heading4"/>
        <w:rPr/>
      </w:pPr>
      <w:bookmarkStart w:colFirst="0" w:colLast="0" w:name="_tjbrkd6r1e80" w:id="19"/>
      <w:bookmarkEnd w:id="19"/>
      <w:r w:rsidDel="00000000" w:rsidR="00000000" w:rsidRPr="00000000">
        <w:rPr>
          <w:rtl w:val="0"/>
        </w:rPr>
        <w:t xml:space="preserve"> Appeals Frameworks</w:t>
      </w:r>
    </w:p>
    <w:p w:rsidR="00000000" w:rsidDel="00000000" w:rsidP="00000000" w:rsidRDefault="00000000" w:rsidRPr="00000000" w14:paraId="00000075">
      <w:pPr>
        <w:rPr/>
      </w:pPr>
      <w:r w:rsidDel="00000000" w:rsidR="00000000" w:rsidRPr="00000000">
        <w:rPr>
          <w:rtl w:val="0"/>
        </w:rPr>
        <w:t xml:space="preserve">Applicants can submit a formal letter to appeal determinations regarding Funding Priority Points within one week of notification.</w:t>
      </w:r>
    </w:p>
    <w:p w:rsidR="00000000" w:rsidDel="00000000" w:rsidP="00000000" w:rsidRDefault="00000000" w:rsidRPr="00000000" w14:paraId="00000076">
      <w:pPr>
        <w:rPr/>
      </w:pPr>
      <w:r w:rsidDel="00000000" w:rsidR="00000000" w:rsidRPr="00000000">
        <w:rPr>
          <w:rtl w:val="0"/>
        </w:rPr>
        <w:t xml:space="preserve">Decisions regarding eligibility, incomplete submissions, or final application disqualifications must be appealed within 15 days of the determination letter.</w:t>
      </w:r>
    </w:p>
    <w:p w:rsidR="00000000" w:rsidDel="00000000" w:rsidP="00000000" w:rsidRDefault="00000000" w:rsidRPr="00000000" w14:paraId="00000077">
      <w:pPr>
        <w:pStyle w:val="Heading5"/>
        <w:rPr>
          <w:b w:val="1"/>
          <w:bCs w:val="1"/>
        </w:rPr>
      </w:pPr>
      <w:bookmarkStart w:colFirst="0" w:colLast="0" w:name="_v41xsspoekdx" w:id="20"/>
      <w:bookmarkEnd w:id="20"/>
      <w:r w:rsidDel="00000000" w:rsidR="00000000" w:rsidRPr="00000000">
        <w:rPr>
          <w:b w:val="1"/>
          <w:bCs w:val="1"/>
          <w:rtl w:val="0"/>
        </w:rPr>
        <w:t xml:space="preserve">Support Resources and Inquiries</w:t>
      </w:r>
    </w:p>
    <w:p w:rsidR="00000000" w:rsidDel="00000000" w:rsidP="00000000" w:rsidRDefault="00000000" w:rsidRPr="00000000" w14:paraId="00000078">
      <w:pPr>
        <w:rPr>
          <w:b w:val="1"/>
          <w:bCs w:val="1"/>
          <w:u w:val="single"/>
        </w:rPr>
      </w:pPr>
      <w:r w:rsidDel="00000000" w:rsidR="00000000" w:rsidRPr="00000000">
        <w:rPr>
          <w:rtl w:val="0"/>
        </w:rPr>
        <w:t xml:space="preserve">Technical Assistance through a third-party provider</w:t>
      </w:r>
      <w:r w:rsidDel="00000000" w:rsidR="00000000" w:rsidRPr="00000000">
        <w:rPr>
          <w:b w:val="1"/>
          <w:bCs w:val="1"/>
          <w:u w:val="single"/>
          <w:rtl w:val="0"/>
        </w:rPr>
        <w:t xml:space="preserve"> is available to selected eligible applicants who submit their Pre-Application Interest Form during Window 1.</w:t>
      </w:r>
    </w:p>
    <w:p w:rsidR="00000000" w:rsidDel="00000000" w:rsidP="00000000" w:rsidRDefault="00000000" w:rsidRPr="00000000" w14:paraId="00000079">
      <w:pPr>
        <w:rPr/>
      </w:pPr>
      <w:r w:rsidDel="00000000" w:rsidR="00000000" w:rsidRPr="00000000">
        <w:rPr>
          <w:rtl w:val="0"/>
        </w:rPr>
        <w:t xml:space="preserve">Additional support including informational webinars, workshops, and office hours will be provided, and </w:t>
      </w:r>
      <w:r w:rsidDel="00000000" w:rsidR="00000000" w:rsidRPr="00000000">
        <w:rPr>
          <w:shd w:fill="fce5cd" w:val="clear"/>
          <w:rtl w:val="0"/>
        </w:rPr>
        <w:t xml:space="preserve">written questions can be submitted via email.</w:t>
      </w:r>
      <w:r w:rsidDel="00000000" w:rsidR="00000000" w:rsidRPr="00000000">
        <w:rPr>
          <w:rtl w:val="0"/>
        </w:rPr>
      </w:r>
    </w:p>
    <w:p w:rsidR="00000000" w:rsidDel="00000000" w:rsidP="00000000" w:rsidRDefault="00000000" w:rsidRPr="00000000" w14:paraId="0000007A">
      <w:pPr>
        <w:pStyle w:val="Heading4"/>
        <w:rPr/>
      </w:pPr>
      <w:bookmarkStart w:colFirst="0" w:colLast="0" w:name="_4ytirm7uxh68" w:id="21"/>
      <w:bookmarkEnd w:id="21"/>
      <w:r w:rsidDel="00000000" w:rsidR="00000000" w:rsidRPr="00000000">
        <w:rPr>
          <w:rtl w:val="0"/>
        </w:rPr>
        <w:t xml:space="preserve">Legal and Administrative Terms</w:t>
      </w:r>
    </w:p>
    <w:p w:rsidR="00000000" w:rsidDel="00000000" w:rsidP="00000000" w:rsidRDefault="00000000" w:rsidRPr="00000000" w14:paraId="0000007B">
      <w:pPr>
        <w:rPr/>
      </w:pPr>
      <w:r w:rsidDel="00000000" w:rsidR="00000000" w:rsidRPr="00000000">
        <w:rPr>
          <w:rtl w:val="0"/>
        </w:rPr>
        <w:t xml:space="preserve">Funded projects are subject to State prevailing wage laws unless specific statutory exceptions are met.</w:t>
      </w:r>
    </w:p>
    <w:p w:rsidR="00000000" w:rsidDel="00000000" w:rsidP="00000000" w:rsidRDefault="00000000" w:rsidRPr="00000000" w14:paraId="0000007C">
      <w:pPr>
        <w:rPr/>
      </w:pPr>
      <w:r w:rsidDel="00000000" w:rsidR="00000000" w:rsidRPr="00000000">
        <w:rPr>
          <w:rtl w:val="0"/>
        </w:rPr>
        <w:t xml:space="preserve">Submitted application materials become public records under the Public Records Act, and LCI retains the sole right to modify or suspend the provisions of the NOFA.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yi252rz03bmz" w:id="22"/>
      <w:bookmarkEnd w:id="22"/>
      <w:r w:rsidDel="00000000" w:rsidR="00000000" w:rsidRPr="00000000">
        <w:rPr>
          <w:rtl w:val="0"/>
        </w:rPr>
        <w:t xml:space="preserve">Pre-application interest form</w:t>
      </w:r>
    </w:p>
    <w:p w:rsidR="00000000" w:rsidDel="00000000" w:rsidP="00000000" w:rsidRDefault="00000000" w:rsidRPr="00000000" w14:paraId="0000007F">
      <w:pPr>
        <w:rPr/>
      </w:pPr>
      <w:hyperlink r:id="rId18">
        <w:r w:rsidDel="00000000" w:rsidR="00000000" w:rsidRPr="00000000">
          <w:rPr>
            <w:color w:val="1155cc"/>
            <w:u w:val="single"/>
            <w:rtl w:val="0"/>
          </w:rPr>
          <w:t xml:space="preserve">Pre-application interest form</w:t>
        </w:r>
      </w:hyperlink>
      <w:r w:rsidDel="00000000" w:rsidR="00000000" w:rsidRPr="00000000">
        <w:rPr>
          <w:rtl w:val="0"/>
        </w:rPr>
      </w:r>
    </w:p>
    <w:p w:rsidR="00000000" w:rsidDel="00000000" w:rsidP="00000000" w:rsidRDefault="00000000" w:rsidRPr="00000000" w14:paraId="00000080">
      <w:pPr>
        <w:pStyle w:val="Heading3"/>
        <w:keepNext w:val="1"/>
        <w:keepLines w:val="1"/>
        <w:spacing w:after="60" w:line="276" w:lineRule="auto"/>
        <w:ind w:firstLine="0"/>
        <w:rPr/>
      </w:pPr>
      <w:bookmarkStart w:colFirst="0" w:colLast="0" w:name="_wv6tuvva4gr7" w:id="23"/>
      <w:bookmarkEnd w:id="23"/>
      <w:r w:rsidDel="00000000" w:rsidR="00000000" w:rsidRPr="00000000">
        <w:rPr>
          <w:rtl w:val="0"/>
        </w:rPr>
        <w:t xml:space="preserve">Extreme Heat and Community Resilience Program Round 2 Events Calendar</w:t>
      </w:r>
    </w:p>
    <w:p w:rsidR="00000000" w:rsidDel="00000000" w:rsidP="00000000" w:rsidRDefault="00000000" w:rsidRPr="00000000" w14:paraId="00000081">
      <w:pPr>
        <w:rPr/>
      </w:pPr>
      <w:hyperlink r:id="rId19">
        <w:r w:rsidDel="00000000" w:rsidR="00000000" w:rsidRPr="00000000">
          <w:rPr>
            <w:color w:val="0000ee"/>
            <w:u w:val="single"/>
            <w:rtl w:val="0"/>
          </w:rPr>
          <w:t xml:space="preserve">Extreme Heat and Community Resilience Program Round 2 2026 Events Calendar</w:t>
        </w:r>
      </w:hyperlink>
      <w:r w:rsidDel="00000000" w:rsidR="00000000" w:rsidRPr="00000000">
        <w:rPr>
          <w:rtl w:val="0"/>
        </w:rPr>
      </w:r>
    </w:p>
    <w:p w:rsidR="00000000" w:rsidDel="00000000" w:rsidP="00000000" w:rsidRDefault="00000000" w:rsidRPr="00000000" w14:paraId="00000082">
      <w:pPr>
        <w:rPr>
          <w:rFonts w:ascii="Century Gothic" w:cs="Century Gothic" w:eastAsia="Century Gothic" w:hAnsi="Century Gothic"/>
          <w:b w:val="1"/>
          <w:bCs w:val="1"/>
          <w:color w:val="0f4761"/>
          <w:sz w:val="32"/>
          <w:szCs w:val="32"/>
        </w:rPr>
      </w:pPr>
      <w:hyperlink r:id="rId20">
        <w:r w:rsidDel="00000000" w:rsidR="00000000" w:rsidRPr="00000000">
          <w:rPr>
            <w:color w:val="1155cc"/>
            <w:sz w:val="24"/>
            <w:szCs w:val="24"/>
            <w:u w:val="single"/>
            <w:rtl w:val="0"/>
          </w:rPr>
          <w:t xml:space="preserve"> newsletter sign-up</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Fonts w:ascii="Century Gothic" w:cs="Century Gothic" w:eastAsia="Century Gothic" w:hAnsi="Century Gothic"/>
          <w:b w:val="1"/>
          <w:bCs w:val="1"/>
          <w:color w:val="0f4761"/>
          <w:sz w:val="32"/>
          <w:szCs w:val="32"/>
          <w:rtl w:val="0"/>
        </w:rPr>
        <w:t xml:space="preserve">Pre-Application Window 2 (July 1st - August 11th)</w:t>
      </w:r>
    </w:p>
    <w:tbl>
      <w:tblPr>
        <w:tblStyle w:val="Table2"/>
        <w:tblW w:w="9345.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85"/>
        <w:gridCol w:w="2460"/>
        <w:gridCol w:w="3030"/>
        <w:gridCol w:w="2370"/>
        <w:tblGridChange w:id="0">
          <w:tblGrid>
            <w:gridCol w:w="1485"/>
            <w:gridCol w:w="2460"/>
            <w:gridCol w:w="3030"/>
            <w:gridCol w:w="2370"/>
          </w:tblGrid>
        </w:tblGridChange>
      </w:tblGrid>
      <w:tr>
        <w:trPr>
          <w:cantSplit w:val="0"/>
          <w:trHeight w:val="555" w:hRule="atLeast"/>
          <w:tblHeader w:val="1"/>
        </w:trPr>
        <w:tc>
          <w:tcPr>
            <w:tcBorders>
              <w:top w:color="156082" w:space="0" w:sz="6" w:val="single"/>
              <w:left w:color="156082" w:space="0" w:sz="6" w:val="single"/>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Date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Topic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Speakers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Registration Link </w:t>
            </w:r>
          </w:p>
        </w:tc>
      </w:tr>
      <w:tr>
        <w:trPr>
          <w:cantSplit w:val="0"/>
          <w:trHeight w:val="825" w:hRule="atLeast"/>
          <w:tblHeader w:val="0"/>
        </w:trPr>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28th</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B">
            <w:pPr>
              <w:pStyle w:val="Heading3"/>
              <w:keepNext w:val="1"/>
              <w:keepLines w:val="1"/>
              <w:spacing w:after="80" w:before="320" w:line="276" w:lineRule="auto"/>
              <w:ind w:left="0" w:firstLine="0"/>
              <w:rPr>
                <w:rFonts w:ascii="Century Gothic" w:cs="Century Gothic" w:eastAsia="Century Gothic" w:hAnsi="Century Gothic"/>
                <w:b w:val="0"/>
                <w:bCs w:val="0"/>
                <w:color w:val="000000"/>
              </w:rPr>
            </w:pPr>
            <w:bookmarkStart w:colFirst="0" w:colLast="0" w:name="_350pygyljuo6" w:id="24"/>
            <w:bookmarkEnd w:id="24"/>
            <w:r w:rsidDel="00000000" w:rsidR="00000000" w:rsidRPr="00000000">
              <w:rPr>
                <w:rFonts w:ascii="Century Gothic" w:cs="Century Gothic" w:eastAsia="Century Gothic" w:hAnsi="Century Gothic"/>
                <w:b w:val="0"/>
                <w:bCs w:val="0"/>
                <w:color w:val="000000"/>
                <w:rtl w:val="0"/>
              </w:rPr>
              <w:t xml:space="preserve">City of Tempe, Arizona Presentation (Round 2 Project Examples)</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Extreme Heat Team</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hyperlink r:id="rId21">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30th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1">
            <w:pPr>
              <w:pStyle w:val="Heading3"/>
              <w:keepNext w:val="1"/>
              <w:keepLines w:val="1"/>
              <w:spacing w:after="80" w:before="320" w:line="276" w:lineRule="auto"/>
              <w:ind w:left="0" w:firstLine="0"/>
              <w:rPr>
                <w:rFonts w:ascii="Century Gothic" w:cs="Century Gothic" w:eastAsia="Century Gothic" w:hAnsi="Century Gothic"/>
                <w:b w:val="0"/>
                <w:bCs w:val="0"/>
                <w:color w:val="000000"/>
              </w:rPr>
            </w:pPr>
            <w:bookmarkStart w:colFirst="0" w:colLast="0" w:name="_s73eabc6hmpf" w:id="25"/>
            <w:bookmarkEnd w:id="25"/>
            <w:r w:rsidDel="00000000" w:rsidR="00000000" w:rsidRPr="00000000">
              <w:rPr>
                <w:rFonts w:ascii="Century Gothic" w:cs="Century Gothic" w:eastAsia="Century Gothic" w:hAnsi="Century Gothic"/>
                <w:b w:val="0"/>
                <w:bCs w:val="0"/>
                <w:color w:val="000000"/>
                <w:rtl w:val="0"/>
              </w:rPr>
              <w:t xml:space="preserve">City of Phoenix, Arizona Presentation (Round 2 Project Examples)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hyperlink r:id="rId22">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August 11th</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96">
            <w:pPr>
              <w:pStyle w:val="Heading3"/>
              <w:keepNext w:val="1"/>
              <w:keepLines w:val="1"/>
              <w:spacing w:after="80" w:before="320" w:line="276" w:lineRule="auto"/>
              <w:ind w:left="0" w:firstLine="0"/>
              <w:rPr>
                <w:rFonts w:ascii="Century Gothic" w:cs="Century Gothic" w:eastAsia="Century Gothic" w:hAnsi="Century Gothic"/>
                <w:b w:val="0"/>
                <w:bCs w:val="0"/>
                <w:color w:val="ff0000"/>
              </w:rPr>
            </w:pPr>
            <w:bookmarkStart w:colFirst="0" w:colLast="0" w:name="_350pygyljuo6" w:id="24"/>
            <w:bookmarkEnd w:id="24"/>
            <w:r w:rsidDel="00000000" w:rsidR="00000000" w:rsidRPr="00000000">
              <w:rPr>
                <w:rtl w:val="0"/>
              </w:rPr>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2 DEADLINE</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color w:val="ff0000"/>
                <w:sz w:val="24"/>
                <w:szCs w:val="24"/>
              </w:rPr>
            </w:pP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160" w:before="0" w:line="276" w:lineRule="auto"/>
        <w:ind w:left="0" w:firstLine="0"/>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ffffff" w:val="clear"/>
        <w:spacing w:after="160" w:before="0" w:line="276" w:lineRule="auto"/>
        <w:ind w:left="0" w:firstLine="0"/>
        <w:rPr/>
      </w:pPr>
      <w:bookmarkStart w:colFirst="0" w:colLast="0" w:name="_fisrqaa0fzmh" w:id="26"/>
      <w:bookmarkEnd w:id="26"/>
      <w:r w:rsidDel="00000000" w:rsidR="00000000" w:rsidRPr="00000000">
        <w:rPr>
          <w:rtl w:val="0"/>
        </w:rPr>
        <w:t xml:space="preserve"> Additional example webinars:</w:t>
      </w:r>
    </w:p>
    <w:p w:rsidR="00000000" w:rsidDel="00000000" w:rsidP="00000000" w:rsidRDefault="00000000" w:rsidRPr="00000000" w14:paraId="0000009B">
      <w:pPr>
        <w:rPr/>
      </w:pPr>
      <w:r w:rsidDel="00000000" w:rsidR="00000000" w:rsidRPr="00000000">
        <w:rPr>
          <w:rtl w:val="0"/>
        </w:rPr>
        <w:t xml:space="preserve">Tuesday, July 28th (9 - 10 AM) - City of Tempe, Arizona Presentation (Round 2 Project Examples) </w:t>
      </w:r>
      <w:hyperlink r:id="rId23">
        <w:r w:rsidDel="00000000" w:rsidR="00000000" w:rsidRPr="00000000">
          <w:rPr>
            <w:color w:val="1155cc"/>
            <w:u w:val="single"/>
            <w:rtl w:val="0"/>
          </w:rPr>
          <w:t xml:space="preserve">Extreme Heat Special Presentation: City of Tempe Registration Link</w:t>
        </w:r>
      </w:hyperlink>
      <w:r w:rsidDel="00000000" w:rsidR="00000000" w:rsidRPr="00000000">
        <w:rPr>
          <w:rtl w:val="0"/>
        </w:rPr>
      </w:r>
    </w:p>
    <w:p w:rsidR="00000000" w:rsidDel="00000000" w:rsidP="00000000" w:rsidRDefault="00000000" w:rsidRPr="00000000" w14:paraId="0000009C">
      <w:pPr>
        <w:numPr>
          <w:ilvl w:val="0"/>
          <w:numId w:val="33"/>
        </w:numPr>
        <w:ind w:left="720" w:hanging="360"/>
      </w:pPr>
      <w:r w:rsidDel="00000000" w:rsidR="00000000" w:rsidRPr="00000000">
        <w:rPr>
          <w:rtl w:val="0"/>
        </w:rPr>
        <w:t xml:space="preserve">Brianne Fisher, Transportation &amp; Sustainability Department and Carissa Fowler, Storm to Shade Program Manager will present on the Rain to Roots Program, Green Stormwater Infrastructure and Microgrids Master Plan Projects being implemented in Salt Lake City. These projects share similar values to Round 2’s Early Infrastructure Project types.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Thursday, July 30th (1 - 2 PM) - City of Phoenix, Arizona Presentation (Round 2 Project Examples) </w:t>
      </w:r>
      <w:hyperlink r:id="rId24">
        <w:r w:rsidDel="00000000" w:rsidR="00000000" w:rsidRPr="00000000">
          <w:rPr>
            <w:color w:val="1155cc"/>
            <w:u w:val="single"/>
            <w:rtl w:val="0"/>
          </w:rPr>
          <w:t xml:space="preserve">Extreme Heat Special Presentation: City of Phoenix Registration Link</w:t>
        </w:r>
      </w:hyperlink>
      <w:r w:rsidDel="00000000" w:rsidR="00000000" w:rsidRPr="00000000">
        <w:rPr>
          <w:rtl w:val="0"/>
        </w:rPr>
      </w:r>
    </w:p>
    <w:p w:rsidR="00000000" w:rsidDel="00000000" w:rsidP="00000000" w:rsidRDefault="00000000" w:rsidRPr="00000000" w14:paraId="0000009F">
      <w:pPr>
        <w:numPr>
          <w:ilvl w:val="0"/>
          <w:numId w:val="33"/>
        </w:numPr>
        <w:ind w:left="720" w:hanging="360"/>
      </w:pPr>
      <w:r w:rsidDel="00000000" w:rsidR="00000000" w:rsidRPr="00000000">
        <w:rPr>
          <w:rtl w:val="0"/>
        </w:rPr>
        <w:t xml:space="preserve">Madeline Mercer, Chief Resilience Officer and Dave Hondula, Storm to Shade Program Manager will present on the Extreme Heat Plan and Storm to Shade Projects being implemented in Salt Lake City. These projects share similar values to Round 2’s Early Infrastructure Project types.</w:t>
      </w:r>
    </w:p>
    <w:p w:rsidR="00000000" w:rsidDel="00000000" w:rsidP="00000000" w:rsidRDefault="00000000" w:rsidRPr="00000000" w14:paraId="000000A0">
      <w:pPr>
        <w:pStyle w:val="Heading3"/>
        <w:rPr/>
      </w:pPr>
      <w:bookmarkStart w:colFirst="0" w:colLast="0" w:name="_qr7iwxmjmmmi" w:id="27"/>
      <w:bookmarkEnd w:id="27"/>
      <w:r w:rsidDel="00000000" w:rsidR="00000000" w:rsidRPr="00000000">
        <w:rPr>
          <w:rtl w:val="0"/>
        </w:rPr>
        <w:t xml:space="preserve">ROUND 2 </w:t>
      </w:r>
      <w:r w:rsidDel="00000000" w:rsidR="00000000" w:rsidRPr="00000000">
        <w:rPr>
          <w:rtl w:val="0"/>
        </w:rPr>
        <w:t xml:space="preserve"> Partnership Survey Responses:</w:t>
      </w:r>
      <w:r w:rsidDel="00000000" w:rsidR="00000000" w:rsidRPr="00000000">
        <w:rPr>
          <w:rtl w:val="0"/>
        </w:rPr>
      </w:r>
    </w:p>
    <w:p w:rsidR="00000000" w:rsidDel="00000000" w:rsidP="00000000" w:rsidRDefault="00000000" w:rsidRPr="00000000" w14:paraId="000000A1">
      <w:pPr>
        <w:rPr/>
      </w:pPr>
      <w:hyperlink r:id="rId25">
        <w:r w:rsidDel="00000000" w:rsidR="00000000" w:rsidRPr="00000000">
          <w:rPr>
            <w:color w:val="0000ee"/>
            <w:u w:val="single"/>
            <w:rtl w:val="0"/>
          </w:rPr>
          <w:t xml:space="preserve">20251231-EHCRP_Round_2_Partnership_Survey_Responses 2.xlsx</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spacing w:before="0" w:line="240" w:lineRule="auto"/>
        <w:rPr/>
      </w:pPr>
      <w:bookmarkStart w:colFirst="0" w:colLast="0" w:name="_4koxxkuqrd7w" w:id="28"/>
      <w:bookmarkEnd w:id="28"/>
      <w:r w:rsidDel="00000000" w:rsidR="00000000" w:rsidRPr="00000000">
        <w:rPr>
          <w:rtl w:val="0"/>
        </w:rPr>
        <w:t xml:space="preserve">Summary: Extreme Heat Program Round 2 – Final Guidelines Released (June 16, 2026)</w:t>
      </w:r>
    </w:p>
    <w:p w:rsidR="00000000" w:rsidDel="00000000" w:rsidP="00000000" w:rsidRDefault="00000000" w:rsidRPr="00000000" w14:paraId="000000A4">
      <w:pPr>
        <w:spacing w:after="200" w:before="0" w:line="276"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5">
      <w:pPr>
        <w:pStyle w:val="Heading4"/>
        <w:spacing w:after="200" w:before="0" w:line="276" w:lineRule="auto"/>
        <w:ind w:left="0" w:firstLine="0"/>
        <w:rPr>
          <w:rFonts w:ascii="Nunito" w:cs="Nunito" w:eastAsia="Nunito" w:hAnsi="Nunito"/>
        </w:rPr>
      </w:pPr>
      <w:bookmarkStart w:colFirst="0" w:colLast="0" w:name="_kcx0e4lw2u8o" w:id="29"/>
      <w:bookmarkEnd w:id="29"/>
      <w:r w:rsidDel="00000000" w:rsidR="00000000" w:rsidRPr="00000000">
        <w:rPr>
          <w:rFonts w:ascii="Nunito" w:cs="Nunito" w:eastAsia="Nunito" w:hAnsi="Nunito"/>
          <w:rtl w:val="0"/>
        </w:rPr>
        <w:t xml:space="preserve">Overview</w:t>
      </w:r>
    </w:p>
    <w:p w:rsidR="00000000" w:rsidDel="00000000" w:rsidP="00000000" w:rsidRDefault="00000000" w:rsidRPr="00000000" w14:paraId="000000A6">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The California Extreme Heat and Community Resilience Program (EHCRP) released the Final Round 2 Guidelines for its second funding cycle.</w:t>
      </w:r>
    </w:p>
    <w:p w:rsidR="00000000" w:rsidDel="00000000" w:rsidP="00000000" w:rsidRDefault="00000000" w:rsidRPr="00000000" w14:paraId="000000A7">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Round 2 is funded through Proposition 4 (Climate Bond) and the Greenhouse Gas Reduction Fund.</w:t>
      </w:r>
    </w:p>
    <w:p w:rsidR="00000000" w:rsidDel="00000000" w:rsidP="00000000" w:rsidRDefault="00000000" w:rsidRPr="00000000" w14:paraId="000000A8">
      <w:pPr>
        <w:numPr>
          <w:ilvl w:val="0"/>
          <w:numId w:val="36"/>
        </w:numPr>
        <w:spacing w:after="200"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The program funds infrastructure projects that reduce extreme heat impacts while strengthening long-term community resilience.</w:t>
      </w:r>
    </w:p>
    <w:p w:rsidR="00000000" w:rsidDel="00000000" w:rsidP="00000000" w:rsidRDefault="00000000" w:rsidRPr="00000000" w14:paraId="000000A9">
      <w:pPr>
        <w:pStyle w:val="Heading4"/>
        <w:spacing w:line="276" w:lineRule="auto"/>
        <w:ind w:left="0" w:firstLine="0"/>
        <w:rPr/>
      </w:pPr>
      <w:bookmarkStart w:colFirst="0" w:colLast="0" w:name="_qrugigwi5xpz" w:id="30"/>
      <w:bookmarkEnd w:id="30"/>
      <w:r w:rsidDel="00000000" w:rsidR="00000000" w:rsidRPr="00000000">
        <w:rPr>
          <w:rtl w:val="0"/>
        </w:rPr>
        <w:t xml:space="preserve">Program Priorities</w:t>
      </w:r>
    </w:p>
    <w:p w:rsidR="00000000" w:rsidDel="00000000" w:rsidP="00000000" w:rsidRDefault="00000000" w:rsidRPr="00000000" w14:paraId="000000AA">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Reduce the impacts of extreme heat through physical infrastructure investments.</w:t>
      </w:r>
    </w:p>
    <w:p w:rsidR="00000000" w:rsidDel="00000000" w:rsidP="00000000" w:rsidRDefault="00000000" w:rsidRPr="00000000" w14:paraId="000000AB">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Prioritize communities most affected by extreme heat.</w:t>
      </w:r>
    </w:p>
    <w:p w:rsidR="00000000" w:rsidDel="00000000" w:rsidP="00000000" w:rsidRDefault="00000000" w:rsidRPr="00000000" w14:paraId="000000AC">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Develop projects in partnership with the communities they serve.</w:t>
      </w:r>
    </w:p>
    <w:p w:rsidR="00000000" w:rsidDel="00000000" w:rsidP="00000000" w:rsidRDefault="00000000" w:rsidRPr="00000000" w14:paraId="000000AD">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Create infrastructure that fosters belonging and community connection.</w:t>
      </w:r>
    </w:p>
    <w:p w:rsidR="00000000" w:rsidDel="00000000" w:rsidP="00000000" w:rsidRDefault="00000000" w:rsidRPr="00000000" w14:paraId="000000AE">
      <w:pPr>
        <w:numPr>
          <w:ilvl w:val="0"/>
          <w:numId w:val="36"/>
        </w:numPr>
        <w:spacing w:after="200"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Deliver lasting, transformational community benefits.</w:t>
      </w:r>
    </w:p>
    <w:p w:rsidR="00000000" w:rsidDel="00000000" w:rsidP="00000000" w:rsidRDefault="00000000" w:rsidRPr="00000000" w14:paraId="000000AF">
      <w:pPr>
        <w:pStyle w:val="Heading4"/>
        <w:spacing w:line="276" w:lineRule="auto"/>
        <w:ind w:left="0" w:firstLine="0"/>
        <w:rPr>
          <w:rFonts w:ascii="Nunito" w:cs="Nunito" w:eastAsia="Nunito" w:hAnsi="Nunito"/>
        </w:rPr>
      </w:pPr>
      <w:bookmarkStart w:colFirst="0" w:colLast="0" w:name="_4sfsz8egd6yb" w:id="31"/>
      <w:bookmarkEnd w:id="31"/>
      <w:r w:rsidDel="00000000" w:rsidR="00000000" w:rsidRPr="00000000">
        <w:rPr>
          <w:rFonts w:ascii="Nunito" w:cs="Nunito" w:eastAsia="Nunito" w:hAnsi="Nunito"/>
          <w:rtl w:val="0"/>
        </w:rPr>
        <w:t xml:space="preserve">Application Process</w:t>
      </w:r>
    </w:p>
    <w:p w:rsidR="00000000" w:rsidDel="00000000" w:rsidP="00000000" w:rsidRDefault="00000000" w:rsidRPr="00000000" w14:paraId="000000B0">
      <w:pPr>
        <w:numPr>
          <w:ilvl w:val="0"/>
          <w:numId w:val="36"/>
        </w:numPr>
        <w:spacing w:before="0" w:line="276" w:lineRule="auto"/>
        <w:ind w:left="360" w:hanging="360"/>
      </w:pPr>
      <w:r w:rsidDel="00000000" w:rsidR="00000000" w:rsidRPr="00000000">
        <w:rPr>
          <w:rtl w:val="0"/>
        </w:rPr>
        <w:t xml:space="preserve">Complete a Pre-Application Interest Form before accessing the Full Application.</w:t>
      </w:r>
    </w:p>
    <w:p w:rsidR="00000000" w:rsidDel="00000000" w:rsidP="00000000" w:rsidRDefault="00000000" w:rsidRPr="00000000" w14:paraId="000000B1">
      <w:pPr>
        <w:numPr>
          <w:ilvl w:val="0"/>
          <w:numId w:val="36"/>
        </w:numPr>
        <w:spacing w:before="0" w:line="276" w:lineRule="auto"/>
        <w:ind w:left="360" w:hanging="360"/>
      </w:pPr>
      <w:r w:rsidDel="00000000" w:rsidR="00000000" w:rsidRPr="00000000">
        <w:rPr>
          <w:rtl w:val="0"/>
        </w:rPr>
        <w:t xml:space="preserve">Submit all application materials through Submittable.</w:t>
      </w:r>
    </w:p>
    <w:p w:rsidR="00000000" w:rsidDel="00000000" w:rsidP="00000000" w:rsidRDefault="00000000" w:rsidRPr="00000000" w14:paraId="000000B2">
      <w:pPr>
        <w:numPr>
          <w:ilvl w:val="0"/>
          <w:numId w:val="36"/>
        </w:numPr>
        <w:spacing w:after="200" w:before="0" w:line="276" w:lineRule="auto"/>
        <w:ind w:left="360" w:hanging="360"/>
      </w:pPr>
      <w:r w:rsidDel="00000000" w:rsidR="00000000" w:rsidRPr="00000000">
        <w:rPr>
          <w:rtl w:val="0"/>
        </w:rPr>
        <w:t xml:space="preserve">Applicants are encouraged to submit during Window 1 even if they do not plan to request technical assistance.</w:t>
      </w:r>
    </w:p>
    <w:p w:rsidR="00000000" w:rsidDel="00000000" w:rsidP="00000000" w:rsidRDefault="00000000" w:rsidRPr="00000000" w14:paraId="000000B3">
      <w:pPr>
        <w:pStyle w:val="Heading4"/>
        <w:spacing w:line="276" w:lineRule="auto"/>
        <w:ind w:left="0" w:firstLine="0"/>
        <w:rPr>
          <w:rFonts w:ascii="Nunito" w:cs="Nunito" w:eastAsia="Nunito" w:hAnsi="Nunito"/>
        </w:rPr>
      </w:pPr>
      <w:bookmarkStart w:colFirst="0" w:colLast="0" w:name="_dtbrtakoom72" w:id="32"/>
      <w:bookmarkEnd w:id="32"/>
      <w:r w:rsidDel="00000000" w:rsidR="00000000" w:rsidRPr="00000000">
        <w:rPr>
          <w:rFonts w:ascii="Nunito" w:cs="Nunito" w:eastAsia="Nunito" w:hAnsi="Nunito"/>
          <w:rtl w:val="0"/>
        </w:rPr>
        <w:t xml:space="preserve">Important Deadlines</w:t>
      </w:r>
    </w:p>
    <w:p w:rsidR="00000000" w:rsidDel="00000000" w:rsidP="00000000" w:rsidRDefault="00000000" w:rsidRPr="00000000" w14:paraId="000000B4">
      <w:pPr>
        <w:numPr>
          <w:ilvl w:val="0"/>
          <w:numId w:val="36"/>
        </w:numPr>
        <w:spacing w:before="0" w:line="276" w:lineRule="auto"/>
        <w:ind w:left="360" w:hanging="360"/>
      </w:pPr>
      <w:r w:rsidDel="00000000" w:rsidR="00000000" w:rsidRPr="00000000">
        <w:rPr>
          <w:rtl w:val="0"/>
        </w:rPr>
        <w:t xml:space="preserve">Window 1 (</w:t>
      </w:r>
      <w:r w:rsidDel="00000000" w:rsidR="00000000" w:rsidRPr="00000000">
        <w:rPr>
          <w:shd w:fill="fce5cd" w:val="clear"/>
          <w:rtl w:val="0"/>
        </w:rPr>
        <w:t xml:space="preserve">Technical Assistance Available</w:t>
      </w:r>
      <w:r w:rsidDel="00000000" w:rsidR="00000000" w:rsidRPr="00000000">
        <w:rPr>
          <w:rtl w:val="0"/>
        </w:rPr>
        <w:t xml:space="preserve">): June 16 – </w:t>
      </w:r>
      <w:r w:rsidDel="00000000" w:rsidR="00000000" w:rsidRPr="00000000">
        <w:rPr>
          <w:b w:val="1"/>
          <w:bCs w:val="1"/>
          <w:rtl w:val="0"/>
        </w:rPr>
        <w:t xml:space="preserve">July 21, 2026 (2:00 PM PST)</w:t>
      </w:r>
    </w:p>
    <w:p w:rsidR="00000000" w:rsidDel="00000000" w:rsidP="00000000" w:rsidRDefault="00000000" w:rsidRPr="00000000" w14:paraId="000000B5">
      <w:pPr>
        <w:numPr>
          <w:ilvl w:val="0"/>
          <w:numId w:val="36"/>
        </w:numPr>
        <w:spacing w:before="0" w:line="276" w:lineRule="auto"/>
        <w:ind w:left="360" w:hanging="360"/>
      </w:pPr>
      <w:r w:rsidDel="00000000" w:rsidR="00000000" w:rsidRPr="00000000">
        <w:rPr>
          <w:rtl w:val="0"/>
        </w:rPr>
        <w:t xml:space="preserve">Window 2 (No Technical Assistance): July 1 – </w:t>
      </w:r>
      <w:r w:rsidDel="00000000" w:rsidR="00000000" w:rsidRPr="00000000">
        <w:rPr>
          <w:b w:val="1"/>
          <w:bCs w:val="1"/>
          <w:rtl w:val="0"/>
        </w:rPr>
        <w:t xml:space="preserve">August 11, 2026 (2:00 PM PST)</w:t>
      </w:r>
    </w:p>
    <w:p w:rsidR="00000000" w:rsidDel="00000000" w:rsidP="00000000" w:rsidRDefault="00000000" w:rsidRPr="00000000" w14:paraId="000000B6">
      <w:pPr>
        <w:numPr>
          <w:ilvl w:val="0"/>
          <w:numId w:val="36"/>
        </w:numPr>
        <w:spacing w:after="200" w:before="0" w:line="276" w:lineRule="auto"/>
        <w:ind w:left="360" w:hanging="360"/>
        <w:rPr>
          <w:shd w:fill="ead1dc" w:val="clear"/>
        </w:rPr>
      </w:pPr>
      <w:r w:rsidDel="00000000" w:rsidR="00000000" w:rsidRPr="00000000">
        <w:rPr>
          <w:b w:val="1"/>
          <w:bCs w:val="1"/>
          <w:shd w:fill="ead1dc" w:val="clear"/>
          <w:rtl w:val="0"/>
        </w:rPr>
        <w:t xml:space="preserve">Full Application Due: October 13, 2026 (2:00 PM PST</w:t>
      </w:r>
      <w:r w:rsidDel="00000000" w:rsidR="00000000" w:rsidRPr="00000000">
        <w:rPr>
          <w:shd w:fill="ead1dc" w:val="clear"/>
          <w:rtl w:val="0"/>
        </w:rPr>
        <w:t xml:space="preserve">)</w:t>
      </w:r>
    </w:p>
    <w:p w:rsidR="00000000" w:rsidDel="00000000" w:rsidP="00000000" w:rsidRDefault="00000000" w:rsidRPr="00000000" w14:paraId="000000B7">
      <w:pPr>
        <w:pStyle w:val="Heading4"/>
        <w:spacing w:line="276" w:lineRule="auto"/>
        <w:ind w:left="0" w:firstLine="0"/>
        <w:rPr/>
      </w:pPr>
      <w:bookmarkStart w:colFirst="0" w:colLast="0" w:name="_159nrtui98d0" w:id="33"/>
      <w:bookmarkEnd w:id="33"/>
      <w:r w:rsidDel="00000000" w:rsidR="00000000" w:rsidRPr="00000000">
        <w:rPr>
          <w:rtl w:val="0"/>
        </w:rPr>
        <w:t xml:space="preserve">Helpful Resources</w:t>
      </w:r>
    </w:p>
    <w:p w:rsidR="00000000" w:rsidDel="00000000" w:rsidP="00000000" w:rsidRDefault="00000000" w:rsidRPr="00000000" w14:paraId="000000B8">
      <w:pPr>
        <w:numPr>
          <w:ilvl w:val="0"/>
          <w:numId w:val="36"/>
        </w:numPr>
        <w:spacing w:before="0" w:line="276" w:lineRule="auto"/>
        <w:ind w:left="360" w:hanging="360"/>
      </w:pPr>
      <w:r w:rsidDel="00000000" w:rsidR="00000000" w:rsidRPr="00000000">
        <w:rPr>
          <w:rtl w:val="0"/>
        </w:rPr>
        <w:t xml:space="preserve">Final Guidelines Announcement: </w:t>
      </w:r>
      <w:hyperlink r:id="rId26">
        <w:r w:rsidDel="00000000" w:rsidR="00000000" w:rsidRPr="00000000">
          <w:rPr>
            <w:color w:val="1155cc"/>
            <w:u w:val="single"/>
            <w:rtl w:val="0"/>
          </w:rPr>
          <w:t xml:space="preserve">https://www.lci.ca.gov/newsroom/news/2026/extreme-heat-program-releases-final-round-2-guidelines/</w:t>
        </w:r>
      </w:hyperlink>
      <w:r w:rsidDel="00000000" w:rsidR="00000000" w:rsidRPr="00000000">
        <w:rPr>
          <w:rtl w:val="0"/>
        </w:rPr>
      </w:r>
    </w:p>
    <w:p w:rsidR="00000000" w:rsidDel="00000000" w:rsidP="00000000" w:rsidRDefault="00000000" w:rsidRPr="00000000" w14:paraId="000000B9">
      <w:pPr>
        <w:numPr>
          <w:ilvl w:val="0"/>
          <w:numId w:val="36"/>
        </w:numPr>
        <w:spacing w:after="200" w:before="0" w:line="276" w:lineRule="auto"/>
        <w:ind w:left="360" w:hanging="360"/>
      </w:pPr>
      <w:r w:rsidDel="00000000" w:rsidR="00000000" w:rsidRPr="00000000">
        <w:rPr>
          <w:rtl w:val="0"/>
        </w:rPr>
        <w:t xml:space="preserve">Round 2 Resources: </w:t>
      </w:r>
      <w:hyperlink r:id="rId27">
        <w:r w:rsidDel="00000000" w:rsidR="00000000" w:rsidRPr="00000000">
          <w:rPr>
            <w:color w:val="1155cc"/>
            <w:u w:val="single"/>
            <w:rtl w:val="0"/>
          </w:rPr>
          <w:t xml:space="preserve">https://lci.ca.gov/climate/icarp/grants/extreme-heat-round-2-resources/</w:t>
        </w:r>
      </w:hyperlink>
      <w:r w:rsidDel="00000000" w:rsidR="00000000" w:rsidRPr="00000000">
        <w:rPr>
          <w:rtl w:val="0"/>
        </w:rPr>
      </w:r>
    </w:p>
    <w:p w:rsidR="00000000" w:rsidDel="00000000" w:rsidP="00000000" w:rsidRDefault="00000000" w:rsidRPr="00000000" w14:paraId="000000BA">
      <w:pPr>
        <w:pStyle w:val="Heading4"/>
        <w:spacing w:before="200" w:line="276" w:lineRule="auto"/>
        <w:ind w:left="0" w:firstLine="0"/>
        <w:rPr>
          <w:rFonts w:ascii="Open Sans" w:cs="Open Sans" w:eastAsia="Open Sans" w:hAnsi="Open Sans"/>
        </w:rPr>
      </w:pPr>
      <w:bookmarkStart w:colFirst="0" w:colLast="0" w:name="_hipbww6qfwu" w:id="34"/>
      <w:bookmarkEnd w:id="34"/>
      <w:r w:rsidDel="00000000" w:rsidR="00000000" w:rsidRPr="00000000">
        <w:rPr>
          <w:rtl w:val="0"/>
        </w:rPr>
      </w:r>
    </w:p>
    <w:p w:rsidR="00000000" w:rsidDel="00000000" w:rsidP="00000000" w:rsidRDefault="00000000" w:rsidRPr="00000000" w14:paraId="000000BB">
      <w:pPr>
        <w:pStyle w:val="Heading4"/>
        <w:spacing w:before="200" w:line="276" w:lineRule="auto"/>
        <w:ind w:left="0" w:firstLine="0"/>
        <w:rPr>
          <w:rFonts w:ascii="Open Sans" w:cs="Open Sans" w:eastAsia="Open Sans" w:hAnsi="Open Sans"/>
        </w:rPr>
      </w:pPr>
      <w:bookmarkStart w:colFirst="0" w:colLast="0" w:name="_19qortsl2gvv" w:id="35"/>
      <w:bookmarkEnd w:id="35"/>
      <w:r w:rsidDel="00000000" w:rsidR="00000000" w:rsidRPr="00000000">
        <w:rPr>
          <w:rFonts w:ascii="Open Sans" w:cs="Open Sans" w:eastAsia="Open Sans" w:hAnsi="Open Sans"/>
          <w:rtl w:val="0"/>
        </w:rPr>
        <w:t xml:space="preserve">Why This Matters</w:t>
      </w:r>
    </w:p>
    <w:p w:rsidR="00000000" w:rsidDel="00000000" w:rsidP="00000000" w:rsidRDefault="00000000" w:rsidRPr="00000000" w14:paraId="000000BC">
      <w:pPr>
        <w:numPr>
          <w:ilvl w:val="0"/>
          <w:numId w:val="36"/>
        </w:numPr>
        <w:spacing w:before="0" w:line="276" w:lineRule="auto"/>
        <w:ind w:left="360" w:hanging="360"/>
      </w:pPr>
      <w:r w:rsidDel="00000000" w:rsidR="00000000" w:rsidRPr="00000000">
        <w:rPr>
          <w:rtl w:val="0"/>
        </w:rPr>
        <w:t xml:space="preserve">Round 2 is officially underway.</w:t>
      </w:r>
    </w:p>
    <w:p w:rsidR="00000000" w:rsidDel="00000000" w:rsidP="00000000" w:rsidRDefault="00000000" w:rsidRPr="00000000" w14:paraId="000000BD">
      <w:pPr>
        <w:numPr>
          <w:ilvl w:val="0"/>
          <w:numId w:val="36"/>
        </w:numPr>
        <w:spacing w:after="200" w:before="0" w:line="276" w:lineRule="auto"/>
        <w:ind w:left="360" w:hanging="360"/>
      </w:pPr>
      <w:r w:rsidDel="00000000" w:rsidR="00000000" w:rsidRPr="00000000">
        <w:rPr>
          <w:rtl w:val="0"/>
        </w:rPr>
        <w:t xml:space="preserve">Focus on developing infrastructure-centered projects, building partnerships, submitting the pre-application early, and taking advantage of webinars and office hours.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la5jp5tnimjw" w:id="36"/>
      <w:bookmarkEnd w:id="36"/>
      <w:r w:rsidDel="00000000" w:rsidR="00000000" w:rsidRPr="00000000">
        <w:rPr>
          <w:rtl w:val="0"/>
        </w:rPr>
        <w:t xml:space="preserve">Initial notes: Example Webinar Takeaways</w:t>
      </w:r>
    </w:p>
    <w:p w:rsidR="00000000" w:rsidDel="00000000" w:rsidP="00000000" w:rsidRDefault="00000000" w:rsidRPr="00000000" w14:paraId="000000C0">
      <w:pPr>
        <w:pStyle w:val="Heading3"/>
        <w:rPr/>
      </w:pPr>
      <w:bookmarkStart w:colFirst="0" w:colLast="0" w:name="_xc3bhht8c2we" w:id="37"/>
      <w:bookmarkEnd w:id="37"/>
      <w:r w:rsidDel="00000000" w:rsidR="00000000" w:rsidRPr="00000000">
        <w:rPr>
          <w:rFonts w:ascii="Nunito Medium" w:cs="Nunito Medium" w:eastAsia="Nunito Medium" w:hAnsi="Nunito Medium"/>
          <w:b w:val="0"/>
          <w:bCs w:val="0"/>
          <w:color w:val="000000"/>
          <w:sz w:val="40"/>
          <w:szCs w:val="40"/>
        </w:rPr>
        <w:drawing>
          <wp:inline distB="114300" distT="114300" distL="114300" distR="114300">
            <wp:extent cx="6258905" cy="3335338"/>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258905" cy="33353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Nunito Medium" w:cs="Nunito Medium" w:eastAsia="Nunito Medium" w:hAnsi="Nunito Medium"/>
          <w:sz w:val="40"/>
          <w:szCs w:val="40"/>
        </w:rPr>
      </w:pPr>
      <w:r w:rsidDel="00000000" w:rsidR="00000000" w:rsidRPr="00000000">
        <w:rPr>
          <w:rFonts w:ascii="Nunito Medium" w:cs="Nunito Medium" w:eastAsia="Nunito Medium" w:hAnsi="Nunito Medium"/>
          <w:sz w:val="40"/>
          <w:szCs w:val="40"/>
        </w:rPr>
        <w:drawing>
          <wp:inline distB="114300" distT="114300" distL="114300" distR="114300">
            <wp:extent cx="6012282" cy="3059113"/>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012282" cy="3059113"/>
                    </a:xfrm>
                    <a:prstGeom prst="rect"/>
                    <a:ln/>
                  </pic:spPr>
                </pic:pic>
              </a:graphicData>
            </a:graphic>
          </wp:inline>
        </w:drawing>
      </w:r>
      <w:r w:rsidDel="00000000" w:rsidR="00000000" w:rsidRPr="00000000">
        <w:rPr>
          <w:rFonts w:ascii="Nunito Medium" w:cs="Nunito Medium" w:eastAsia="Nunito Medium" w:hAnsi="Nunito Medium"/>
          <w:sz w:val="40"/>
          <w:szCs w:val="40"/>
        </w:rPr>
        <w:drawing>
          <wp:inline distB="114300" distT="114300" distL="114300" distR="114300">
            <wp:extent cx="5954486" cy="2605088"/>
            <wp:effectExtent b="0" l="0" r="0" t="0"/>
            <wp:docPr id="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54486" cy="2605088"/>
                    </a:xfrm>
                    <a:prstGeom prst="rect"/>
                    <a:ln/>
                  </pic:spPr>
                </pic:pic>
              </a:graphicData>
            </a:graphic>
          </wp:inline>
        </w:drawing>
      </w:r>
      <w:r w:rsidDel="00000000" w:rsidR="00000000" w:rsidRPr="00000000">
        <w:rPr>
          <w:rFonts w:ascii="Nunito Medium" w:cs="Nunito Medium" w:eastAsia="Nunito Medium" w:hAnsi="Nunito Medium"/>
          <w:sz w:val="40"/>
          <w:szCs w:val="40"/>
        </w:rPr>
        <w:drawing>
          <wp:inline distB="114300" distT="114300" distL="114300" distR="114300">
            <wp:extent cx="5943600" cy="4457700"/>
            <wp:effectExtent b="0" l="0" r="0" t="0"/>
            <wp:docPr id="5"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Subtitle"/>
        <w:rPr/>
      </w:pPr>
      <w:bookmarkStart w:colFirst="0" w:colLast="0" w:name="_3cwk675fnghu" w:id="38"/>
      <w:bookmarkEnd w:id="38"/>
      <w:r w:rsidDel="00000000" w:rsidR="00000000" w:rsidRPr="00000000">
        <w:rPr>
          <w:rtl w:val="0"/>
        </w:rPr>
        <w:t xml:space="preserve">Excuse the photo taken of my computer screen from my phone, it was a live webinar and I wanted to catch it before they moved to the next slide.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i w:val="1"/>
          <w:iCs w:val="1"/>
          <w:u w:val="single"/>
        </w:rPr>
      </w:pPr>
      <w:r w:rsidDel="00000000" w:rsidR="00000000" w:rsidRPr="00000000">
        <w:rPr>
          <w:rtl w:val="0"/>
        </w:rPr>
        <w:t xml:space="preserve">You can see In the screenshots above, relevant to our June 23 conversation, and today– July 7th, that </w:t>
      </w:r>
      <w:r w:rsidDel="00000000" w:rsidR="00000000" w:rsidRPr="00000000">
        <w:rPr>
          <w:b w:val="1"/>
          <w:bCs w:val="1"/>
          <w:rtl w:val="0"/>
        </w:rPr>
        <w:t xml:space="preserve">20-60%/70%</w:t>
      </w:r>
      <w:r w:rsidDel="00000000" w:rsidR="00000000" w:rsidRPr="00000000">
        <w:rPr>
          <w:rtl w:val="0"/>
        </w:rPr>
        <w:t xml:space="preserve"> of the grant should be</w:t>
      </w:r>
      <w:r w:rsidDel="00000000" w:rsidR="00000000" w:rsidRPr="00000000">
        <w:rPr>
          <w:b w:val="1"/>
          <w:bCs w:val="1"/>
          <w:rtl w:val="0"/>
        </w:rPr>
        <w:t xml:space="preserve"> infrastructure focused</w:t>
      </w:r>
      <w:r w:rsidDel="00000000" w:rsidR="00000000" w:rsidRPr="00000000">
        <w:rPr>
          <w:rtl w:val="0"/>
        </w:rPr>
        <w:t xml:space="preserve">,which was not emphasized in the previous example webinars with Texas, Utah, and Az. However, that </w:t>
      </w:r>
      <w:r w:rsidDel="00000000" w:rsidR="00000000" w:rsidRPr="00000000">
        <w:rPr>
          <w:i w:val="1"/>
          <w:iCs w:val="1"/>
          <w:u w:val="single"/>
          <w:rtl w:val="0"/>
        </w:rPr>
        <w:t xml:space="preserve">still leaves a good chunk of room for things such  as community participation, social research, cultural site intelligence, and more. </w:t>
      </w:r>
    </w:p>
    <w:p w:rsidR="00000000" w:rsidDel="00000000" w:rsidP="00000000" w:rsidRDefault="00000000" w:rsidRPr="00000000" w14:paraId="000000C5">
      <w:pPr>
        <w:pStyle w:val="Heading3"/>
        <w:rPr/>
      </w:pPr>
      <w:bookmarkStart w:colFirst="0" w:colLast="0" w:name="_483vfeu9dazb" w:id="39"/>
      <w:bookmarkEnd w:id="39"/>
      <w:r w:rsidDel="00000000" w:rsidR="00000000" w:rsidRPr="00000000">
        <w:rPr>
          <w:rtl w:val="0"/>
        </w:rPr>
        <w:t xml:space="preserve">The Opportunity</w:t>
      </w:r>
    </w:p>
    <w:p w:rsidR="00000000" w:rsidDel="00000000" w:rsidP="00000000" w:rsidRDefault="00000000" w:rsidRPr="00000000" w14:paraId="000000C6">
      <w:pPr>
        <w:rPr/>
      </w:pPr>
      <w:r w:rsidDel="00000000" w:rsidR="00000000" w:rsidRPr="00000000">
        <w:rPr>
          <w:rtl w:val="0"/>
        </w:rPr>
        <w:t xml:space="preserve">The California Extreme Heat Program </w:t>
      </w:r>
      <w:r w:rsidDel="00000000" w:rsidR="00000000" w:rsidRPr="00000000">
        <w:rPr>
          <w:u w:val="single"/>
          <w:rtl w:val="0"/>
        </w:rPr>
        <w:t xml:space="preserve">funds physical infrastructure</w:t>
      </w:r>
      <w:r w:rsidDel="00000000" w:rsidR="00000000" w:rsidRPr="00000000">
        <w:rPr>
          <w:rtl w:val="0"/>
        </w:rPr>
        <w:t xml:space="preserve">, but it also</w:t>
      </w:r>
      <w:r w:rsidDel="00000000" w:rsidR="00000000" w:rsidRPr="00000000">
        <w:rPr>
          <w:b w:val="1"/>
          <w:bCs w:val="1"/>
          <w:rtl w:val="0"/>
        </w:rPr>
        <w:t xml:space="preserve"> requires </w:t>
      </w:r>
      <w:r w:rsidDel="00000000" w:rsidR="00000000" w:rsidRPr="00000000">
        <w:rPr>
          <w:rtl w:val="0"/>
        </w:rPr>
        <w:t xml:space="preserve">applicants to demonstrate:</w:t>
      </w:r>
    </w:p>
    <w:p w:rsidR="00000000" w:rsidDel="00000000" w:rsidP="00000000" w:rsidRDefault="00000000" w:rsidRPr="00000000" w14:paraId="000000C7">
      <w:pPr>
        <w:numPr>
          <w:ilvl w:val="0"/>
          <w:numId w:val="52"/>
        </w:numPr>
        <w:spacing w:after="0" w:afterAutospacing="0" w:line="240" w:lineRule="auto"/>
        <w:ind w:left="720" w:hanging="360"/>
      </w:pPr>
      <w:r w:rsidDel="00000000" w:rsidR="00000000" w:rsidRPr="00000000">
        <w:rPr>
          <w:rtl w:val="0"/>
        </w:rPr>
        <w:t xml:space="preserve">Partnership</w:t>
      </w:r>
    </w:p>
    <w:p w:rsidR="00000000" w:rsidDel="00000000" w:rsidP="00000000" w:rsidRDefault="00000000" w:rsidRPr="00000000" w14:paraId="000000C8">
      <w:pPr>
        <w:numPr>
          <w:ilvl w:val="0"/>
          <w:numId w:val="52"/>
        </w:numPr>
        <w:spacing w:after="0" w:afterAutospacing="0" w:before="0" w:beforeAutospacing="0" w:line="240" w:lineRule="auto"/>
        <w:ind w:left="720" w:hanging="360"/>
        <w:rPr>
          <w:i w:val="1"/>
          <w:iCs w:val="1"/>
        </w:rPr>
      </w:pPr>
      <w:r w:rsidDel="00000000" w:rsidR="00000000" w:rsidRPr="00000000">
        <w:rPr>
          <w:i w:val="1"/>
          <w:iCs w:val="1"/>
          <w:rtl w:val="0"/>
        </w:rPr>
        <w:t xml:space="preserve">Belonging</w:t>
      </w:r>
    </w:p>
    <w:p w:rsidR="00000000" w:rsidDel="00000000" w:rsidP="00000000" w:rsidRDefault="00000000" w:rsidRPr="00000000" w14:paraId="000000C9">
      <w:pPr>
        <w:numPr>
          <w:ilvl w:val="0"/>
          <w:numId w:val="52"/>
        </w:numPr>
        <w:spacing w:after="0" w:afterAutospacing="0" w:before="0" w:beforeAutospacing="0" w:line="240" w:lineRule="auto"/>
        <w:ind w:left="720" w:hanging="360"/>
      </w:pPr>
      <w:r w:rsidDel="00000000" w:rsidR="00000000" w:rsidRPr="00000000">
        <w:rPr>
          <w:i w:val="1"/>
          <w:iCs w:val="1"/>
          <w:rtl w:val="0"/>
        </w:rPr>
        <w:t xml:space="preserve">Lasting </w:t>
      </w:r>
      <w:r w:rsidDel="00000000" w:rsidR="00000000" w:rsidRPr="00000000">
        <w:rPr>
          <w:rtl w:val="0"/>
        </w:rPr>
        <w:t xml:space="preserve">Community Benefits</w:t>
      </w:r>
    </w:p>
    <w:p w:rsidR="00000000" w:rsidDel="00000000" w:rsidP="00000000" w:rsidRDefault="00000000" w:rsidRPr="00000000" w14:paraId="000000CA">
      <w:pPr>
        <w:numPr>
          <w:ilvl w:val="0"/>
          <w:numId w:val="52"/>
        </w:numPr>
        <w:spacing w:before="0" w:beforeAutospacing="0" w:line="240" w:lineRule="auto"/>
        <w:ind w:left="720" w:hanging="360"/>
      </w:pPr>
      <w:r w:rsidDel="00000000" w:rsidR="00000000" w:rsidRPr="00000000">
        <w:rPr>
          <w:rtl w:val="0"/>
        </w:rPr>
        <w:t xml:space="preserve">Implementation </w:t>
      </w:r>
      <w:r w:rsidDel="00000000" w:rsidR="00000000" w:rsidRPr="00000000">
        <w:rPr>
          <w:i w:val="1"/>
          <w:iCs w:val="1"/>
          <w:rtl w:val="0"/>
        </w:rPr>
        <w:t xml:space="preserve">Readiness</w:t>
      </w:r>
    </w:p>
    <w:p w:rsidR="00000000" w:rsidDel="00000000" w:rsidP="00000000" w:rsidRDefault="00000000" w:rsidRPr="00000000" w14:paraId="000000CB">
      <w:pPr>
        <w:rPr/>
      </w:pPr>
      <w:r w:rsidDel="00000000" w:rsidR="00000000" w:rsidRPr="00000000">
        <w:rPr>
          <w:rtl w:val="0"/>
        </w:rPr>
        <w:t xml:space="preserve">Because private firms cannot serve as lead applicants, Hyphae and Dr. kj must participate through partnerships with </w:t>
      </w:r>
      <w:r w:rsidDel="00000000" w:rsidR="00000000" w:rsidRPr="00000000">
        <w:rPr>
          <w:u w:val="single"/>
          <w:rtl w:val="0"/>
        </w:rPr>
        <w:t xml:space="preserve">eligible entities such as tribes, nonprofits, public agencies, coalitions, and academic institutions</w:t>
      </w: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Mutual capacities are built over time through relationship-building, demonstration projects, storytelling, community engagement, and shared vision.</w:t>
      </w:r>
    </w:p>
    <w:p w:rsidR="00000000" w:rsidDel="00000000" w:rsidP="00000000" w:rsidRDefault="00000000" w:rsidRPr="00000000" w14:paraId="000000CD">
      <w:pPr>
        <w:pStyle w:val="Heading3"/>
        <w:rPr/>
      </w:pPr>
      <w:bookmarkStart w:colFirst="0" w:colLast="0" w:name="_m8iimuc11ozk" w:id="40"/>
      <w:bookmarkEnd w:id="40"/>
      <w:r w:rsidDel="00000000" w:rsidR="00000000" w:rsidRPr="00000000">
        <w:rPr>
          <w:rtl w:val="0"/>
        </w:rPr>
        <w:t xml:space="preserve">Applicant’s role</w:t>
      </w:r>
    </w:p>
    <w:p w:rsidR="00000000" w:rsidDel="00000000" w:rsidP="00000000" w:rsidRDefault="00000000" w:rsidRPr="00000000" w14:paraId="000000CE">
      <w:pPr>
        <w:rPr/>
      </w:pPr>
      <w:r w:rsidDel="00000000" w:rsidR="00000000" w:rsidRPr="00000000">
        <w:rPr>
          <w:rtl w:val="0"/>
        </w:rPr>
        <w:t xml:space="preserve">Our role is not to lead communities or define their priorities. Rather, we help translate existing community relationships, values, and aspirations into implementable, fundable, and community-supported climate resilience projects.</w:t>
      </w:r>
    </w:p>
    <w:p w:rsidR="00000000" w:rsidDel="00000000" w:rsidP="00000000" w:rsidRDefault="00000000" w:rsidRPr="00000000" w14:paraId="000000CF">
      <w:pPr>
        <w:rPr/>
      </w:pPr>
      <w:r w:rsidDel="00000000" w:rsidR="00000000" w:rsidRPr="00000000">
        <w:rPr>
          <w:rtl w:val="0"/>
        </w:rPr>
        <w:t xml:space="preserve">We are well equipped when supporting:</w:t>
      </w:r>
    </w:p>
    <w:p w:rsidR="00000000" w:rsidDel="00000000" w:rsidP="00000000" w:rsidRDefault="00000000" w:rsidRPr="00000000" w14:paraId="000000D0">
      <w:pPr>
        <w:numPr>
          <w:ilvl w:val="0"/>
          <w:numId w:val="4"/>
        </w:numPr>
        <w:spacing w:after="0" w:afterAutospacing="0" w:line="240" w:lineRule="auto"/>
        <w:ind w:left="720" w:hanging="360"/>
      </w:pPr>
      <w:r w:rsidDel="00000000" w:rsidR="00000000" w:rsidRPr="00000000">
        <w:rPr>
          <w:rtl w:val="0"/>
        </w:rPr>
        <w:t xml:space="preserve">Partnership formation</w:t>
      </w:r>
    </w:p>
    <w:p w:rsidR="00000000" w:rsidDel="00000000" w:rsidP="00000000" w:rsidRDefault="00000000" w:rsidRPr="00000000" w14:paraId="000000D1">
      <w:pPr>
        <w:numPr>
          <w:ilvl w:val="0"/>
          <w:numId w:val="4"/>
        </w:numPr>
        <w:spacing w:after="0" w:afterAutospacing="0" w:before="0" w:beforeAutospacing="0" w:line="240" w:lineRule="auto"/>
        <w:ind w:left="720" w:hanging="360"/>
      </w:pPr>
      <w:r w:rsidDel="00000000" w:rsidR="00000000" w:rsidRPr="00000000">
        <w:rPr>
          <w:rtl w:val="0"/>
        </w:rPr>
        <w:t xml:space="preserve">Demonstration project development</w:t>
      </w:r>
    </w:p>
    <w:p w:rsidR="00000000" w:rsidDel="00000000" w:rsidP="00000000" w:rsidRDefault="00000000" w:rsidRPr="00000000" w14:paraId="000000D2">
      <w:pPr>
        <w:numPr>
          <w:ilvl w:val="0"/>
          <w:numId w:val="4"/>
        </w:numPr>
        <w:spacing w:after="0" w:afterAutospacing="0" w:before="0" w:beforeAutospacing="0" w:line="240" w:lineRule="auto"/>
        <w:ind w:left="720" w:hanging="360"/>
      </w:pPr>
      <w:r w:rsidDel="00000000" w:rsidR="00000000" w:rsidRPr="00000000">
        <w:rPr>
          <w:rtl w:val="0"/>
        </w:rPr>
        <w:t xml:space="preserve">Belonging and community connection</w:t>
      </w:r>
    </w:p>
    <w:p w:rsidR="00000000" w:rsidDel="00000000" w:rsidP="00000000" w:rsidRDefault="00000000" w:rsidRPr="00000000" w14:paraId="000000D3">
      <w:pPr>
        <w:numPr>
          <w:ilvl w:val="0"/>
          <w:numId w:val="4"/>
        </w:numPr>
        <w:spacing w:after="0" w:afterAutospacing="0" w:before="0" w:beforeAutospacing="0" w:line="240" w:lineRule="auto"/>
        <w:ind w:left="720" w:hanging="360"/>
      </w:pPr>
      <w:r w:rsidDel="00000000" w:rsidR="00000000" w:rsidRPr="00000000">
        <w:rPr>
          <w:rtl w:val="0"/>
        </w:rPr>
        <w:t xml:space="preserve">Storytelling and visualization</w:t>
      </w:r>
    </w:p>
    <w:p w:rsidR="00000000" w:rsidDel="00000000" w:rsidP="00000000" w:rsidRDefault="00000000" w:rsidRPr="00000000" w14:paraId="000000D4">
      <w:pPr>
        <w:numPr>
          <w:ilvl w:val="0"/>
          <w:numId w:val="4"/>
        </w:numPr>
        <w:spacing w:after="0" w:afterAutospacing="0" w:before="0" w:beforeAutospacing="0" w:line="240" w:lineRule="auto"/>
        <w:ind w:left="720" w:hanging="360"/>
      </w:pPr>
      <w:r w:rsidDel="00000000" w:rsidR="00000000" w:rsidRPr="00000000">
        <w:rPr>
          <w:rtl w:val="0"/>
        </w:rPr>
        <w:t xml:space="preserve">Stewardship planning</w:t>
      </w:r>
    </w:p>
    <w:p w:rsidR="00000000" w:rsidDel="00000000" w:rsidP="00000000" w:rsidRDefault="00000000" w:rsidRPr="00000000" w14:paraId="000000D5">
      <w:pPr>
        <w:numPr>
          <w:ilvl w:val="0"/>
          <w:numId w:val="4"/>
        </w:numPr>
        <w:spacing w:after="0" w:afterAutospacing="0" w:before="0" w:beforeAutospacing="0" w:line="240" w:lineRule="auto"/>
        <w:ind w:left="720" w:hanging="360"/>
      </w:pPr>
      <w:r w:rsidDel="00000000" w:rsidR="00000000" w:rsidRPr="00000000">
        <w:rPr>
          <w:rtl w:val="0"/>
        </w:rPr>
        <w:t xml:space="preserve">Project framing and implementation pathways</w:t>
      </w:r>
    </w:p>
    <w:p w:rsidR="00000000" w:rsidDel="00000000" w:rsidP="00000000" w:rsidRDefault="00000000" w:rsidRPr="00000000" w14:paraId="000000D6">
      <w:pPr>
        <w:numPr>
          <w:ilvl w:val="0"/>
          <w:numId w:val="4"/>
        </w:numPr>
        <w:spacing w:before="0" w:beforeAutospacing="0" w:line="240" w:lineRule="auto"/>
        <w:ind w:left="720" w:hanging="360"/>
      </w:pPr>
      <w:r w:rsidDel="00000000" w:rsidR="00000000" w:rsidRPr="00000000">
        <w:rPr>
          <w:rtl w:val="0"/>
        </w:rPr>
        <w:t xml:space="preserve">Grant development alongside eligible applicants</w:t>
      </w:r>
    </w:p>
    <w:p w:rsidR="00000000" w:rsidDel="00000000" w:rsidP="00000000" w:rsidRDefault="00000000" w:rsidRPr="00000000" w14:paraId="000000D7">
      <w:pPr>
        <w:spacing w:line="240" w:lineRule="auto"/>
        <w:ind w:left="0" w:firstLine="0"/>
        <w:rPr>
          <w:shd w:fill="fce5cd" w:val="clear"/>
        </w:rPr>
      </w:pPr>
      <w:r w:rsidDel="00000000" w:rsidR="00000000" w:rsidRPr="00000000">
        <w:rPr>
          <w:shd w:fill="fce5cd" w:val="clear"/>
          <w:rtl w:val="0"/>
        </w:rPr>
        <w:t xml:space="preserve">The </w:t>
      </w:r>
      <w:r w:rsidDel="00000000" w:rsidR="00000000" w:rsidRPr="00000000">
        <w:rPr>
          <w:b w:val="1"/>
          <w:bCs w:val="1"/>
          <w:shd w:fill="fce5cd" w:val="clear"/>
          <w:rtl w:val="0"/>
        </w:rPr>
        <w:t xml:space="preserve">majority</w:t>
      </w:r>
      <w:r w:rsidDel="00000000" w:rsidR="00000000" w:rsidRPr="00000000">
        <w:rPr>
          <w:shd w:fill="fce5cd" w:val="clear"/>
          <w:rtl w:val="0"/>
        </w:rPr>
        <w:t xml:space="preserve"> is that infrastructure remains the primary funded outcome. </w:t>
      </w:r>
    </w:p>
    <w:p w:rsidR="00000000" w:rsidDel="00000000" w:rsidP="00000000" w:rsidRDefault="00000000" w:rsidRPr="00000000" w14:paraId="000000D8">
      <w:pPr>
        <w:spacing w:line="240" w:lineRule="auto"/>
        <w:ind w:left="0" w:firstLine="0"/>
        <w:rPr/>
      </w:pPr>
      <w:r w:rsidDel="00000000" w:rsidR="00000000" w:rsidRPr="00000000">
        <w:rPr>
          <w:rtl w:val="0"/>
        </w:rPr>
        <w:t xml:space="preserve">However, there remains significant opportunity for demonstrating how the contribution is helping build the relational, narrative, stewardship, and implementation conditions that allow that infrastructure to be funded, supported, and sustained over time.</w:t>
      </w:r>
    </w:p>
    <w:p w:rsidR="00000000" w:rsidDel="00000000" w:rsidP="00000000" w:rsidRDefault="00000000" w:rsidRPr="00000000" w14:paraId="000000D9">
      <w:pPr>
        <w:spacing w:line="240" w:lineRule="auto"/>
        <w:ind w:left="0" w:firstLine="0"/>
        <w:rPr>
          <w:shd w:fill="fce5cd" w:val="clear"/>
        </w:rPr>
      </w:pPr>
      <w:hyperlink r:id="rId32">
        <w:r w:rsidDel="00000000" w:rsidR="00000000" w:rsidRPr="00000000">
          <w:rPr>
            <w:color w:val="0000ee"/>
            <w:u w:val="single"/>
            <w:rtl w:val="0"/>
          </w:rPr>
          <w:t xml:space="preserve">kj @I-Relab</w:t>
        </w:r>
      </w:hyperlink>
      <w:r w:rsidDel="00000000" w:rsidR="00000000" w:rsidRPr="00000000">
        <w:rPr>
          <w:rtl w:val="0"/>
        </w:rPr>
        <w:t xml:space="preserve"> </w:t>
      </w:r>
      <w:r w:rsidDel="00000000" w:rsidR="00000000" w:rsidRPr="00000000">
        <w:rPr>
          <w:b w:val="1"/>
          <w:bCs w:val="1"/>
          <w:rtl w:val="0"/>
        </w:rPr>
        <w:t xml:space="preserve">Dr. kj: “HARM REDUCTION” and “Belonging” </w:t>
      </w:r>
      <w:r w:rsidDel="00000000" w:rsidR="00000000" w:rsidRPr="00000000">
        <w:rPr>
          <w:rtl w:val="0"/>
        </w:rPr>
        <w:t xml:space="preserve">were repeatedly highlighted, and I want to examine these concepts more profoundly. This area offers a strong opportunity for deeper engagement. Our contribution will be to help establish the narrative, relational, stewardship, and implementation conditions required to successfully fund, support, and sustain that infrastructure over the long term. </w:t>
      </w:r>
      <w:r w:rsidDel="00000000" w:rsidR="00000000" w:rsidRPr="00000000">
        <w:rPr>
          <w:shd w:fill="fce5cd" w:val="clear"/>
          <w:rtl w:val="0"/>
        </w:rPr>
        <w:t xml:space="preserve">After conducting some research, I believe this is an area where I would like to step forward and take the lead as it pertains to the infrastructure and community Land and impact interface.</w:t>
      </w:r>
    </w:p>
    <w:p w:rsidR="00000000" w:rsidDel="00000000" w:rsidP="00000000" w:rsidRDefault="00000000" w:rsidRPr="00000000" w14:paraId="000000DA">
      <w:pPr>
        <w:spacing w:line="240" w:lineRule="auto"/>
        <w:ind w:left="0" w:firstLine="0"/>
        <w:rPr/>
      </w:pPr>
      <w:r w:rsidDel="00000000" w:rsidR="00000000" w:rsidRPr="00000000">
        <w:rPr>
          <w:rtl w:val="0"/>
        </w:rPr>
      </w:r>
    </w:p>
    <w:p w:rsidR="00000000" w:rsidDel="00000000" w:rsidP="00000000" w:rsidRDefault="00000000" w:rsidRPr="00000000" w14:paraId="000000DB">
      <w:pPr>
        <w:spacing w:line="240" w:lineRule="auto"/>
        <w:ind w:left="0" w:firstLine="0"/>
        <w:rPr/>
      </w:pPr>
      <w:r w:rsidDel="00000000" w:rsidR="00000000" w:rsidRPr="00000000">
        <w:rPr>
          <w:rtl w:val="0"/>
        </w:rPr>
      </w:r>
    </w:p>
    <w:p w:rsidR="00000000" w:rsidDel="00000000" w:rsidP="00000000" w:rsidRDefault="00000000" w:rsidRPr="00000000" w14:paraId="000000DC">
      <w:pPr>
        <w:pStyle w:val="Heading3"/>
        <w:rPr/>
      </w:pPr>
      <w:bookmarkStart w:colFirst="0" w:colLast="0" w:name="_uxjkzcnoeb0k" w:id="41"/>
      <w:bookmarkEnd w:id="41"/>
      <w:r w:rsidDel="00000000" w:rsidR="00000000" w:rsidRPr="00000000">
        <w:rPr>
          <w:rtl w:val="0"/>
        </w:rPr>
        <w:t xml:space="preserve">Emerging Area of Focus</w:t>
      </w:r>
    </w:p>
    <w:p w:rsidR="00000000" w:rsidDel="00000000" w:rsidP="00000000" w:rsidRDefault="00000000" w:rsidRPr="00000000" w14:paraId="000000DD">
      <w:pPr>
        <w:rPr/>
      </w:pPr>
      <w:r w:rsidDel="00000000" w:rsidR="00000000" w:rsidRPr="00000000">
        <w:rPr>
          <w:rtl w:val="0"/>
        </w:rPr>
        <w:t xml:space="preserve">Throughout both the webinars and today’s discussion, the concepts of Harm Reduction and Belonging were repeatedly emphasized.</w:t>
      </w:r>
    </w:p>
    <w:p w:rsidR="00000000" w:rsidDel="00000000" w:rsidP="00000000" w:rsidRDefault="00000000" w:rsidRPr="00000000" w14:paraId="000000DE">
      <w:pPr>
        <w:rPr>
          <w:b w:val="1"/>
          <w:bCs w:val="1"/>
        </w:rPr>
      </w:pPr>
      <w:r w:rsidDel="00000000" w:rsidR="00000000" w:rsidRPr="00000000">
        <w:rPr>
          <w:rtl w:val="0"/>
        </w:rPr>
        <w:t xml:space="preserve">These concepts appear to extend beyond traditional community engagement requirements and suggest that successful climate infrastructure depends not only on physical construction, but also on the </w:t>
      </w:r>
      <w:r w:rsidDel="00000000" w:rsidR="00000000" w:rsidRPr="00000000">
        <w:rPr>
          <w:b w:val="1"/>
          <w:bCs w:val="1"/>
          <w:rtl w:val="0"/>
        </w:rPr>
        <w:t xml:space="preserve">relational, cultural, governance, and stewardship conditions that enable long-term success.</w:t>
      </w:r>
    </w:p>
    <w:p w:rsidR="00000000" w:rsidDel="00000000" w:rsidP="00000000" w:rsidRDefault="00000000" w:rsidRPr="00000000" w14:paraId="000000DF">
      <w:pPr>
        <w:pStyle w:val="Heading4"/>
        <w:rPr/>
      </w:pPr>
      <w:bookmarkStart w:colFirst="0" w:colLast="0" w:name="_42igkfqero8x" w:id="42"/>
      <w:bookmarkEnd w:id="42"/>
      <w:r w:rsidDel="00000000" w:rsidR="00000000" w:rsidRPr="00000000">
        <w:rPr>
          <w:rtl w:val="0"/>
        </w:rPr>
        <w:t xml:space="preserve">I see an opportunity to further explore how these concepts intersect with:</w:t>
      </w:r>
    </w:p>
    <w:p w:rsidR="00000000" w:rsidDel="00000000" w:rsidP="00000000" w:rsidRDefault="00000000" w:rsidRPr="00000000" w14:paraId="000000E0">
      <w:pPr>
        <w:numPr>
          <w:ilvl w:val="0"/>
          <w:numId w:val="6"/>
        </w:numPr>
        <w:spacing w:after="0" w:afterAutospacing="0" w:line="240" w:lineRule="auto"/>
        <w:ind w:left="720" w:hanging="360"/>
      </w:pPr>
      <w:r w:rsidDel="00000000" w:rsidR="00000000" w:rsidRPr="00000000">
        <w:rPr>
          <w:rtl w:val="0"/>
        </w:rPr>
        <w:t xml:space="preserve">Indigenous land relationships</w:t>
      </w:r>
    </w:p>
    <w:p w:rsidR="00000000" w:rsidDel="00000000" w:rsidP="00000000" w:rsidRDefault="00000000" w:rsidRPr="00000000" w14:paraId="000000E1">
      <w:pPr>
        <w:numPr>
          <w:ilvl w:val="0"/>
          <w:numId w:val="6"/>
        </w:numPr>
        <w:spacing w:after="0" w:afterAutospacing="0" w:before="0" w:beforeAutospacing="0" w:line="240" w:lineRule="auto"/>
        <w:ind w:left="720" w:hanging="360"/>
      </w:pPr>
      <w:r w:rsidDel="00000000" w:rsidR="00000000" w:rsidRPr="00000000">
        <w:rPr>
          <w:rtl w:val="0"/>
        </w:rPr>
        <w:t xml:space="preserve">Community participation</w:t>
      </w:r>
    </w:p>
    <w:p w:rsidR="00000000" w:rsidDel="00000000" w:rsidP="00000000" w:rsidRDefault="00000000" w:rsidRPr="00000000" w14:paraId="000000E2">
      <w:pPr>
        <w:numPr>
          <w:ilvl w:val="0"/>
          <w:numId w:val="6"/>
        </w:numPr>
        <w:spacing w:after="0" w:afterAutospacing="0" w:before="0" w:beforeAutospacing="0" w:line="240" w:lineRule="auto"/>
        <w:ind w:left="720" w:hanging="360"/>
      </w:pPr>
      <w:r w:rsidDel="00000000" w:rsidR="00000000" w:rsidRPr="00000000">
        <w:rPr>
          <w:rtl w:val="0"/>
        </w:rPr>
        <w:t xml:space="preserve">Stewardship practices</w:t>
      </w:r>
    </w:p>
    <w:p w:rsidR="00000000" w:rsidDel="00000000" w:rsidP="00000000" w:rsidRDefault="00000000" w:rsidRPr="00000000" w14:paraId="000000E3">
      <w:pPr>
        <w:numPr>
          <w:ilvl w:val="0"/>
          <w:numId w:val="6"/>
        </w:numPr>
        <w:spacing w:after="0" w:afterAutospacing="0" w:before="0" w:beforeAutospacing="0" w:line="240" w:lineRule="auto"/>
        <w:ind w:left="720" w:hanging="360"/>
      </w:pPr>
      <w:r w:rsidDel="00000000" w:rsidR="00000000" w:rsidRPr="00000000">
        <w:rPr>
          <w:rtl w:val="0"/>
        </w:rPr>
        <w:t xml:space="preserve">Relational accountability</w:t>
      </w:r>
    </w:p>
    <w:p w:rsidR="00000000" w:rsidDel="00000000" w:rsidP="00000000" w:rsidRDefault="00000000" w:rsidRPr="00000000" w14:paraId="000000E4">
      <w:pPr>
        <w:numPr>
          <w:ilvl w:val="0"/>
          <w:numId w:val="6"/>
        </w:numPr>
        <w:spacing w:after="0" w:afterAutospacing="0" w:before="0" w:beforeAutospacing="0" w:line="240" w:lineRule="auto"/>
        <w:ind w:left="720" w:hanging="360"/>
      </w:pPr>
      <w:r w:rsidDel="00000000" w:rsidR="00000000" w:rsidRPr="00000000">
        <w:rPr>
          <w:rtl w:val="0"/>
        </w:rPr>
        <w:t xml:space="preserve">Implementation strategy</w:t>
      </w:r>
    </w:p>
    <w:p w:rsidR="00000000" w:rsidDel="00000000" w:rsidP="00000000" w:rsidRDefault="00000000" w:rsidRPr="00000000" w14:paraId="000000E5">
      <w:pPr>
        <w:numPr>
          <w:ilvl w:val="0"/>
          <w:numId w:val="6"/>
        </w:numPr>
        <w:spacing w:before="0" w:beforeAutospacing="0" w:line="240" w:lineRule="auto"/>
        <w:ind w:left="720" w:hanging="360"/>
      </w:pPr>
      <w:r w:rsidDel="00000000" w:rsidR="00000000" w:rsidRPr="00000000">
        <w:rPr>
          <w:rtl w:val="0"/>
        </w:rPr>
        <w:t xml:space="preserve">Long-term care of public infrastructure</w:t>
      </w:r>
    </w:p>
    <w:p w:rsidR="00000000" w:rsidDel="00000000" w:rsidP="00000000" w:rsidRDefault="00000000" w:rsidRPr="00000000" w14:paraId="000000E6">
      <w:pPr>
        <w:rPr/>
      </w:pPr>
      <w:r w:rsidDel="00000000" w:rsidR="00000000" w:rsidRPr="00000000">
        <w:rPr>
          <w:rtl w:val="0"/>
        </w:rPr>
        <w:t xml:space="preserve">I would like to further develop this area and explore how I-ReLab can help strengthen the relationship between physical infrastructure and community-supported implementation.</w:t>
      </w:r>
    </w:p>
    <w:p w:rsidR="00000000" w:rsidDel="00000000" w:rsidP="00000000" w:rsidRDefault="00000000" w:rsidRPr="00000000" w14:paraId="000000E7">
      <w:pPr>
        <w:pStyle w:val="Heading3"/>
        <w:rPr/>
      </w:pPr>
      <w:bookmarkStart w:colFirst="0" w:colLast="0" w:name="_nn1kcpbvavcu" w:id="43"/>
      <w:bookmarkEnd w:id="43"/>
      <w:r w:rsidDel="00000000" w:rsidR="00000000" w:rsidRPr="00000000">
        <w:rPr>
          <w:rtl w:val="0"/>
        </w:rPr>
        <w:t xml:space="preserve">Emerging Strategy</w:t>
      </w:r>
    </w:p>
    <w:p w:rsidR="00000000" w:rsidDel="00000000" w:rsidP="00000000" w:rsidRDefault="00000000" w:rsidRPr="00000000" w14:paraId="000000E8">
      <w:pPr>
        <w:rPr>
          <w:b w:val="1"/>
          <w:bCs w:val="1"/>
        </w:rPr>
      </w:pPr>
      <w:r w:rsidDel="00000000" w:rsidR="00000000" w:rsidRPr="00000000">
        <w:rPr>
          <w:b w:val="1"/>
          <w:bCs w:val="1"/>
          <w:rtl w:val="0"/>
        </w:rPr>
        <w:t xml:space="preserve">One of the clearest strategic takeaways from today’s meeting 7/7/2026 is that the work begins with partners,not projects.</w:t>
      </w:r>
    </w:p>
    <w:p w:rsidR="00000000" w:rsidDel="00000000" w:rsidP="00000000" w:rsidRDefault="00000000" w:rsidRPr="00000000" w14:paraId="000000E9">
      <w:pPr>
        <w:rPr/>
      </w:pPr>
      <w:r w:rsidDel="00000000" w:rsidR="00000000" w:rsidRPr="00000000">
        <w:rPr>
          <w:rtl w:val="0"/>
        </w:rPr>
        <w:t xml:space="preserve">Rather than designing projects first and then searching for organizations to implement them, our approach should be to </w:t>
      </w:r>
      <w:r w:rsidDel="00000000" w:rsidR="00000000" w:rsidRPr="00000000">
        <w:rPr>
          <w:u w:val="single"/>
          <w:rtl w:val="0"/>
        </w:rPr>
        <w:t xml:space="preserve">identify partners</w:t>
      </w:r>
      <w:r w:rsidDel="00000000" w:rsidR="00000000" w:rsidRPr="00000000">
        <w:rPr>
          <w:rtl w:val="0"/>
        </w:rPr>
        <w:t xml:space="preserve"> who are already rooted in their communities, understand their priorities, existing initiatives, and capacity, and then collaboratively shape project concepts that align with both community needs and the grant’s objectives.</w:t>
      </w:r>
    </w:p>
    <w:p w:rsidR="00000000" w:rsidDel="00000000" w:rsidP="00000000" w:rsidRDefault="00000000" w:rsidRPr="00000000" w14:paraId="000000EA">
      <w:pPr>
        <w:rPr/>
      </w:pPr>
      <w:r w:rsidDel="00000000" w:rsidR="00000000" w:rsidRPr="00000000">
        <w:rPr>
          <w:rtl w:val="0"/>
        </w:rPr>
        <w:t xml:space="preserve">This relationship-first approach not only strengthens proposals but also increases the likelihood that projects will be implemented, stewarded, and sustained over the long term.</w:t>
      </w:r>
    </w:p>
    <w:p w:rsidR="00000000" w:rsidDel="00000000" w:rsidP="00000000" w:rsidRDefault="00000000" w:rsidRPr="00000000" w14:paraId="000000EB">
      <w:pPr>
        <w:pStyle w:val="Heading3"/>
        <w:rPr/>
      </w:pPr>
      <w:bookmarkStart w:colFirst="0" w:colLast="0" w:name="_gvnz9bla8t04" w:id="44"/>
      <w:bookmarkEnd w:id="44"/>
      <w:r w:rsidDel="00000000" w:rsidR="00000000" w:rsidRPr="00000000">
        <w:rPr>
          <w:rtl w:val="0"/>
        </w:rPr>
      </w:r>
    </w:p>
    <w:p w:rsidR="00000000" w:rsidDel="00000000" w:rsidP="00000000" w:rsidRDefault="00000000" w:rsidRPr="00000000" w14:paraId="000000EC">
      <w:pPr>
        <w:pStyle w:val="Heading3"/>
        <w:rPr/>
      </w:pPr>
      <w:bookmarkStart w:colFirst="0" w:colLast="0" w:name="_8hxnad3tun0" w:id="45"/>
      <w:bookmarkEnd w:id="45"/>
      <w:r w:rsidDel="00000000" w:rsidR="00000000" w:rsidRPr="00000000">
        <w:rPr>
          <w:rtl w:val="0"/>
        </w:rPr>
      </w:r>
    </w:p>
    <w:p w:rsidR="00000000" w:rsidDel="00000000" w:rsidP="00000000" w:rsidRDefault="00000000" w:rsidRPr="00000000" w14:paraId="000000ED">
      <w:pPr>
        <w:pStyle w:val="Heading3"/>
        <w:rPr/>
      </w:pPr>
      <w:bookmarkStart w:colFirst="0" w:colLast="0" w:name="_8gcjnj8aeo8e" w:id="46"/>
      <w:bookmarkEnd w:id="46"/>
      <w:r w:rsidDel="00000000" w:rsidR="00000000" w:rsidRPr="00000000">
        <w:rPr>
          <w:rtl w:val="0"/>
        </w:rPr>
        <w:t xml:space="preserve">Immediate Priorities</w:t>
      </w:r>
    </w:p>
    <w:p w:rsidR="00000000" w:rsidDel="00000000" w:rsidP="00000000" w:rsidRDefault="00000000" w:rsidRPr="00000000" w14:paraId="000000EE">
      <w:pPr>
        <w:pStyle w:val="Heading4"/>
        <w:rPr/>
      </w:pPr>
      <w:bookmarkStart w:colFirst="0" w:colLast="0" w:name="_x9c79vbrd153" w:id="47"/>
      <w:bookmarkEnd w:id="47"/>
      <w:r w:rsidDel="00000000" w:rsidR="00000000" w:rsidRPr="00000000">
        <w:rPr>
          <w:rtl w:val="0"/>
        </w:rPr>
        <w:t xml:space="preserve">Grant Documentation</w:t>
      </w:r>
    </w:p>
    <w:p w:rsidR="00000000" w:rsidDel="00000000" w:rsidP="00000000" w:rsidRDefault="00000000" w:rsidRPr="00000000" w14:paraId="000000EF">
      <w:pPr>
        <w:rPr/>
      </w:pPr>
      <w:r w:rsidDel="00000000" w:rsidR="00000000" w:rsidRPr="00000000">
        <w:rPr>
          <w:rtl w:val="0"/>
        </w:rPr>
        <w:t xml:space="preserve">Create a shared Google Doc dedicated to the Extreme Heat Community Resilience grant. Compile grant requirements, pre-application questions, deadlines, and office hour information into a single repository.</w:t>
      </w:r>
    </w:p>
    <w:p w:rsidR="00000000" w:rsidDel="00000000" w:rsidP="00000000" w:rsidRDefault="00000000" w:rsidRPr="00000000" w14:paraId="000000F0">
      <w:pPr>
        <w:pStyle w:val="Heading4"/>
        <w:rPr/>
      </w:pPr>
      <w:bookmarkStart w:colFirst="0" w:colLast="0" w:name="_d717mmgpky47" w:id="48"/>
      <w:bookmarkEnd w:id="48"/>
      <w:r w:rsidDel="00000000" w:rsidR="00000000" w:rsidRPr="00000000">
        <w:rPr>
          <w:rtl w:val="0"/>
        </w:rPr>
        <w:t xml:space="preserve">Track important dates and upcoming milestones.</w:t>
      </w:r>
    </w:p>
    <w:p w:rsidR="00000000" w:rsidDel="00000000" w:rsidP="00000000" w:rsidRDefault="00000000" w:rsidRPr="00000000" w14:paraId="000000F1">
      <w:pPr>
        <w:pStyle w:val="Heading5"/>
        <w:rPr/>
      </w:pPr>
      <w:bookmarkStart w:colFirst="0" w:colLast="0" w:name="_y9ce9hgtjaoj" w:id="49"/>
      <w:bookmarkEnd w:id="49"/>
      <w:r w:rsidDel="00000000" w:rsidR="00000000" w:rsidRPr="00000000">
        <w:rPr>
          <w:rtl w:val="0"/>
        </w:rPr>
        <w:t xml:space="preserve">Partner Development</w:t>
      </w:r>
    </w:p>
    <w:p w:rsidR="00000000" w:rsidDel="00000000" w:rsidP="00000000" w:rsidRDefault="00000000" w:rsidRPr="00000000" w14:paraId="000000F2">
      <w:pPr>
        <w:rPr/>
      </w:pPr>
      <w:r w:rsidDel="00000000" w:rsidR="00000000" w:rsidRPr="00000000">
        <w:rPr>
          <w:rtl w:val="0"/>
        </w:rPr>
        <w:t xml:space="preserve">Develop a working spreadsheet that includes:</w:t>
      </w:r>
    </w:p>
    <w:p w:rsidR="00000000" w:rsidDel="00000000" w:rsidP="00000000" w:rsidRDefault="00000000" w:rsidRPr="00000000" w14:paraId="000000F3">
      <w:pPr>
        <w:numPr>
          <w:ilvl w:val="0"/>
          <w:numId w:val="42"/>
        </w:numPr>
        <w:spacing w:after="0" w:afterAutospacing="0" w:line="240" w:lineRule="auto"/>
        <w:ind w:left="720" w:hanging="360"/>
      </w:pPr>
      <w:r w:rsidDel="00000000" w:rsidR="00000000" w:rsidRPr="00000000">
        <w:rPr>
          <w:rtl w:val="0"/>
        </w:rPr>
        <w:t xml:space="preserve">Organization</w:t>
      </w:r>
    </w:p>
    <w:p w:rsidR="00000000" w:rsidDel="00000000" w:rsidP="00000000" w:rsidRDefault="00000000" w:rsidRPr="00000000" w14:paraId="000000F4">
      <w:pPr>
        <w:numPr>
          <w:ilvl w:val="0"/>
          <w:numId w:val="42"/>
        </w:numPr>
        <w:spacing w:after="0" w:afterAutospacing="0" w:before="0" w:beforeAutospacing="0" w:line="240" w:lineRule="auto"/>
        <w:ind w:left="720" w:hanging="360"/>
      </w:pPr>
      <w:r w:rsidDel="00000000" w:rsidR="00000000" w:rsidRPr="00000000">
        <w:rPr>
          <w:rtl w:val="0"/>
        </w:rPr>
        <w:t xml:space="preserve">Primary contact</w:t>
      </w:r>
    </w:p>
    <w:p w:rsidR="00000000" w:rsidDel="00000000" w:rsidP="00000000" w:rsidRDefault="00000000" w:rsidRPr="00000000" w14:paraId="000000F5">
      <w:pPr>
        <w:numPr>
          <w:ilvl w:val="0"/>
          <w:numId w:val="42"/>
        </w:numPr>
        <w:spacing w:after="0" w:afterAutospacing="0" w:before="0" w:beforeAutospacing="0" w:line="240" w:lineRule="auto"/>
        <w:ind w:left="720" w:hanging="360"/>
      </w:pPr>
      <w:r w:rsidDel="00000000" w:rsidR="00000000" w:rsidRPr="00000000">
        <w:rPr>
          <w:rtl w:val="0"/>
        </w:rPr>
        <w:t xml:space="preserve">Existing relationship</w:t>
      </w:r>
    </w:p>
    <w:p w:rsidR="00000000" w:rsidDel="00000000" w:rsidP="00000000" w:rsidRDefault="00000000" w:rsidRPr="00000000" w14:paraId="000000F6">
      <w:pPr>
        <w:numPr>
          <w:ilvl w:val="0"/>
          <w:numId w:val="42"/>
        </w:numPr>
        <w:spacing w:after="0" w:afterAutospacing="0" w:before="0" w:beforeAutospacing="0" w:line="240" w:lineRule="auto"/>
        <w:ind w:left="720" w:hanging="360"/>
      </w:pPr>
      <w:r w:rsidDel="00000000" w:rsidR="00000000" w:rsidRPr="00000000">
        <w:rPr>
          <w:rtl w:val="0"/>
        </w:rPr>
        <w:t xml:space="preserve">Organization type (tribal, nonprofit, public agency, educational institution, etc.)</w:t>
      </w:r>
    </w:p>
    <w:p w:rsidR="00000000" w:rsidDel="00000000" w:rsidP="00000000" w:rsidRDefault="00000000" w:rsidRPr="00000000" w14:paraId="000000F7">
      <w:pPr>
        <w:numPr>
          <w:ilvl w:val="0"/>
          <w:numId w:val="42"/>
        </w:numPr>
        <w:spacing w:after="0" w:afterAutospacing="0" w:before="0" w:beforeAutospacing="0" w:line="240" w:lineRule="auto"/>
        <w:ind w:left="720" w:hanging="360"/>
      </w:pPr>
      <w:r w:rsidDel="00000000" w:rsidR="00000000" w:rsidRPr="00000000">
        <w:rPr>
          <w:rtl w:val="0"/>
        </w:rPr>
        <w:t xml:space="preserve">Potential project interests</w:t>
      </w:r>
    </w:p>
    <w:p w:rsidR="00000000" w:rsidDel="00000000" w:rsidP="00000000" w:rsidRDefault="00000000" w:rsidRPr="00000000" w14:paraId="000000F8">
      <w:pPr>
        <w:numPr>
          <w:ilvl w:val="0"/>
          <w:numId w:val="42"/>
        </w:numPr>
        <w:spacing w:after="0" w:afterAutospacing="0" w:before="0" w:beforeAutospacing="0" w:line="240" w:lineRule="auto"/>
        <w:ind w:left="720" w:hanging="360"/>
      </w:pPr>
      <w:r w:rsidDel="00000000" w:rsidR="00000000" w:rsidRPr="00000000">
        <w:rPr>
          <w:rtl w:val="0"/>
        </w:rPr>
        <w:t xml:space="preserve">Outreach lead</w:t>
      </w:r>
    </w:p>
    <w:p w:rsidR="00000000" w:rsidDel="00000000" w:rsidP="00000000" w:rsidRDefault="00000000" w:rsidRPr="00000000" w14:paraId="000000F9">
      <w:pPr>
        <w:numPr>
          <w:ilvl w:val="0"/>
          <w:numId w:val="42"/>
        </w:numPr>
        <w:spacing w:after="0" w:afterAutospacing="0" w:before="0" w:beforeAutospacing="0" w:line="240" w:lineRule="auto"/>
        <w:ind w:left="720" w:hanging="360"/>
      </w:pPr>
      <w:r w:rsidDel="00000000" w:rsidR="00000000" w:rsidRPr="00000000">
        <w:rPr>
          <w:rtl w:val="0"/>
        </w:rPr>
        <w:t xml:space="preserve">Outreach status</w:t>
      </w:r>
    </w:p>
    <w:p w:rsidR="00000000" w:rsidDel="00000000" w:rsidP="00000000" w:rsidRDefault="00000000" w:rsidRPr="00000000" w14:paraId="000000FA">
      <w:pPr>
        <w:numPr>
          <w:ilvl w:val="0"/>
          <w:numId w:val="42"/>
        </w:numPr>
        <w:spacing w:after="0" w:afterAutospacing="0" w:before="0" w:beforeAutospacing="0" w:line="240" w:lineRule="auto"/>
        <w:ind w:left="720" w:hanging="360"/>
      </w:pPr>
      <w:r w:rsidDel="00000000" w:rsidR="00000000" w:rsidRPr="00000000">
        <w:rPr>
          <w:rtl w:val="0"/>
        </w:rPr>
        <w:t xml:space="preserve">Follow-up actions</w:t>
      </w:r>
    </w:p>
    <w:p w:rsidR="00000000" w:rsidDel="00000000" w:rsidP="00000000" w:rsidRDefault="00000000" w:rsidRPr="00000000" w14:paraId="000000FB">
      <w:pPr>
        <w:numPr>
          <w:ilvl w:val="0"/>
          <w:numId w:val="42"/>
        </w:numPr>
        <w:spacing w:before="0" w:beforeAutospacing="0" w:line="240" w:lineRule="auto"/>
        <w:ind w:left="720" w:hanging="360"/>
      </w:pPr>
      <w:r w:rsidDel="00000000" w:rsidR="00000000" w:rsidRPr="00000000">
        <w:rPr>
          <w:rtl w:val="0"/>
        </w:rPr>
        <w:t xml:space="preserve">Notes and relationship considerations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oo4shshdq4g7" w:id="50"/>
      <w:bookmarkEnd w:id="50"/>
      <w:r w:rsidDel="00000000" w:rsidR="00000000" w:rsidRPr="00000000">
        <w:rPr>
          <w:rtl w:val="0"/>
        </w:rPr>
        <w:t xml:space="preserve">Initial Outreach</w:t>
      </w:r>
    </w:p>
    <w:p w:rsidR="00000000" w:rsidDel="00000000" w:rsidP="00000000" w:rsidRDefault="00000000" w:rsidRPr="00000000" w14:paraId="000000FE">
      <w:pPr>
        <w:rPr/>
      </w:pPr>
      <w:r w:rsidDel="00000000" w:rsidR="00000000" w:rsidRPr="00000000">
        <w:rPr>
          <w:rtl w:val="0"/>
        </w:rPr>
        <w:t xml:space="preserve">Prioritize warm introductions through existing relationships while simultaneously developing a concise outreach framework for </w:t>
      </w:r>
      <w:r w:rsidDel="00000000" w:rsidR="00000000" w:rsidRPr="00000000">
        <w:rPr>
          <w:b w:val="1"/>
          <w:bCs w:val="1"/>
          <w:rtl w:val="0"/>
        </w:rPr>
        <w:t xml:space="preserve">new partners</w:t>
      </w:r>
      <w:r w:rsidDel="00000000" w:rsidR="00000000" w:rsidRPr="00000000">
        <w:rPr>
          <w:rtl w:val="0"/>
        </w:rPr>
        <w:t xml:space="preserve">.</w:t>
      </w:r>
    </w:p>
    <w:p w:rsidR="00000000" w:rsidDel="00000000" w:rsidP="00000000" w:rsidRDefault="00000000" w:rsidRPr="00000000" w14:paraId="000000FF">
      <w:pPr>
        <w:pStyle w:val="Heading4"/>
        <w:rPr/>
      </w:pPr>
      <w:bookmarkStart w:colFirst="0" w:colLast="0" w:name="_199n0g2dks9b" w:id="51"/>
      <w:bookmarkEnd w:id="51"/>
      <w:r w:rsidDel="00000000" w:rsidR="00000000" w:rsidRPr="00000000">
        <w:rPr>
          <w:rtl w:val="0"/>
        </w:rPr>
        <w:t xml:space="preserve">Potential supporting materials include:</w:t>
      </w:r>
    </w:p>
    <w:p w:rsidR="00000000" w:rsidDel="00000000" w:rsidP="00000000" w:rsidRDefault="00000000" w:rsidRPr="00000000" w14:paraId="00000100">
      <w:pPr>
        <w:numPr>
          <w:ilvl w:val="0"/>
          <w:numId w:val="20"/>
        </w:numPr>
        <w:spacing w:after="0" w:afterAutospacing="0" w:line="240" w:lineRule="auto"/>
        <w:ind w:left="720" w:hanging="360"/>
      </w:pPr>
      <w:r w:rsidDel="00000000" w:rsidR="00000000" w:rsidRPr="00000000">
        <w:rPr>
          <w:rtl w:val="0"/>
        </w:rPr>
        <w:t xml:space="preserve">A brief outreach email</w:t>
      </w:r>
    </w:p>
    <w:p w:rsidR="00000000" w:rsidDel="00000000" w:rsidP="00000000" w:rsidRDefault="00000000" w:rsidRPr="00000000" w14:paraId="00000101">
      <w:pPr>
        <w:numPr>
          <w:ilvl w:val="0"/>
          <w:numId w:val="20"/>
        </w:numPr>
        <w:spacing w:after="0" w:afterAutospacing="0" w:before="0" w:beforeAutospacing="0" w:line="240" w:lineRule="auto"/>
        <w:ind w:left="720" w:hanging="360"/>
      </w:pPr>
      <w:r w:rsidDel="00000000" w:rsidR="00000000" w:rsidRPr="00000000">
        <w:rPr>
          <w:rtl w:val="0"/>
        </w:rPr>
        <w:t xml:space="preserve">A one-page overview describing possible project opportunities</w:t>
      </w:r>
    </w:p>
    <w:p w:rsidR="00000000" w:rsidDel="00000000" w:rsidP="00000000" w:rsidRDefault="00000000" w:rsidRPr="00000000" w14:paraId="00000102">
      <w:pPr>
        <w:numPr>
          <w:ilvl w:val="0"/>
          <w:numId w:val="20"/>
        </w:numPr>
        <w:spacing w:after="0" w:afterAutospacing="0" w:before="0" w:beforeAutospacing="0" w:line="240" w:lineRule="auto"/>
        <w:ind w:left="720" w:hanging="360"/>
      </w:pPr>
      <w:r w:rsidDel="00000000" w:rsidR="00000000" w:rsidRPr="00000000">
        <w:rPr>
          <w:rtl w:val="0"/>
        </w:rPr>
        <w:t xml:space="preserve">Examples of infrastructure and community resilience strategies</w:t>
      </w:r>
    </w:p>
    <w:p w:rsidR="00000000" w:rsidDel="00000000" w:rsidP="00000000" w:rsidRDefault="00000000" w:rsidRPr="00000000" w14:paraId="00000103">
      <w:pPr>
        <w:numPr>
          <w:ilvl w:val="0"/>
          <w:numId w:val="20"/>
        </w:numPr>
        <w:spacing w:before="0" w:beforeAutospacing="0" w:line="240" w:lineRule="auto"/>
        <w:ind w:left="720" w:hanging="360"/>
      </w:pPr>
      <w:r w:rsidDel="00000000" w:rsidR="00000000" w:rsidRPr="00000000">
        <w:rPr>
          <w:rtl w:val="0"/>
        </w:rPr>
        <w:t xml:space="preserve">A short summary of Hyphae and I-ReLab’s potential contributions</w:t>
      </w:r>
    </w:p>
    <w:p w:rsidR="00000000" w:rsidDel="00000000" w:rsidP="00000000" w:rsidRDefault="00000000" w:rsidRPr="00000000" w14:paraId="00000104">
      <w:pPr>
        <w:pStyle w:val="Heading4"/>
        <w:rPr/>
      </w:pPr>
      <w:bookmarkStart w:colFirst="0" w:colLast="0" w:name="_33jhe0pv1owx" w:id="52"/>
      <w:bookmarkEnd w:id="52"/>
      <w:r w:rsidDel="00000000" w:rsidR="00000000" w:rsidRPr="00000000">
        <w:rPr>
          <w:rtl w:val="0"/>
        </w:rPr>
        <w:t xml:space="preserve">Research Priorities</w:t>
      </w:r>
    </w:p>
    <w:p w:rsidR="00000000" w:rsidDel="00000000" w:rsidP="00000000" w:rsidRDefault="00000000" w:rsidRPr="00000000" w14:paraId="00000105">
      <w:pPr>
        <w:numPr>
          <w:ilvl w:val="0"/>
          <w:numId w:val="35"/>
        </w:numPr>
        <w:spacing w:after="0" w:afterAutospacing="0" w:line="240" w:lineRule="auto"/>
        <w:ind w:left="720" w:hanging="360"/>
      </w:pPr>
      <w:r w:rsidDel="00000000" w:rsidR="00000000" w:rsidRPr="00000000">
        <w:rPr>
          <w:rtl w:val="0"/>
        </w:rPr>
        <w:t xml:space="preserve">Review Chapters 5 p.129+ of the Depave LA report.</w:t>
      </w:r>
    </w:p>
    <w:p w:rsidR="00000000" w:rsidDel="00000000" w:rsidP="00000000" w:rsidRDefault="00000000" w:rsidRPr="00000000" w14:paraId="00000106">
      <w:pPr>
        <w:numPr>
          <w:ilvl w:val="0"/>
          <w:numId w:val="35"/>
        </w:numPr>
        <w:spacing w:after="0" w:afterAutospacing="0" w:before="0" w:beforeAutospacing="0" w:line="240" w:lineRule="auto"/>
        <w:ind w:left="720" w:hanging="360"/>
      </w:pPr>
      <w:r w:rsidDel="00000000" w:rsidR="00000000" w:rsidRPr="00000000">
        <w:rPr>
          <w:rtl w:val="0"/>
        </w:rPr>
        <w:t xml:space="preserve">Review previous grant applications and proposal materials.</w:t>
      </w:r>
    </w:p>
    <w:p w:rsidR="00000000" w:rsidDel="00000000" w:rsidP="00000000" w:rsidRDefault="00000000" w:rsidRPr="00000000" w14:paraId="00000107">
      <w:pPr>
        <w:numPr>
          <w:ilvl w:val="0"/>
          <w:numId w:val="35"/>
        </w:numPr>
        <w:spacing w:after="0" w:afterAutospacing="0" w:before="0" w:beforeAutospacing="0" w:line="240" w:lineRule="auto"/>
        <w:ind w:left="720" w:hanging="360"/>
      </w:pPr>
      <w:r w:rsidDel="00000000" w:rsidR="00000000" w:rsidRPr="00000000">
        <w:rPr>
          <w:rtl w:val="0"/>
        </w:rPr>
        <w:t xml:space="preserve">Review prior agricultural and extreme heat proposals.</w:t>
      </w:r>
    </w:p>
    <w:p w:rsidR="00000000" w:rsidDel="00000000" w:rsidP="00000000" w:rsidRDefault="00000000" w:rsidRPr="00000000" w14:paraId="00000108">
      <w:pPr>
        <w:numPr>
          <w:ilvl w:val="0"/>
          <w:numId w:val="35"/>
        </w:numPr>
        <w:spacing w:before="0" w:beforeAutospacing="0" w:line="240" w:lineRule="auto"/>
        <w:ind w:left="720" w:hanging="360"/>
      </w:pPr>
      <w:r w:rsidDel="00000000" w:rsidR="00000000" w:rsidRPr="00000000">
        <w:rPr>
          <w:rtl w:val="0"/>
        </w:rPr>
        <w:t xml:space="preserve">Continue identifying project concepts that align with partner interests and existing community priorities.</w:t>
      </w:r>
    </w:p>
    <w:p w:rsidR="00000000" w:rsidDel="00000000" w:rsidP="00000000" w:rsidRDefault="00000000" w:rsidRPr="00000000" w14:paraId="00000109">
      <w:pPr>
        <w:pStyle w:val="Heading3"/>
        <w:rPr/>
      </w:pPr>
      <w:bookmarkStart w:colFirst="0" w:colLast="0" w:name="_4wlzlm46iyox" w:id="53"/>
      <w:bookmarkEnd w:id="53"/>
      <w:r w:rsidDel="00000000" w:rsidR="00000000" w:rsidRPr="00000000">
        <w:rPr>
          <w:rtl w:val="0"/>
        </w:rPr>
        <w:t xml:space="preserve">Initial Partner Development</w:t>
      </w:r>
    </w:p>
    <w:p w:rsidR="00000000" w:rsidDel="00000000" w:rsidP="00000000" w:rsidRDefault="00000000" w:rsidRPr="00000000" w14:paraId="0000010A">
      <w:pPr>
        <w:pStyle w:val="Heading4"/>
        <w:rPr/>
      </w:pPr>
      <w:bookmarkStart w:colFirst="0" w:colLast="0" w:name="_5inb3ssunugh" w:id="54"/>
      <w:bookmarkEnd w:id="54"/>
      <w:r w:rsidDel="00000000" w:rsidR="00000000" w:rsidRPr="00000000">
        <w:rPr>
          <w:rtl w:val="0"/>
        </w:rPr>
        <w:t xml:space="preserve">Potential partners discussed during today’s meeting include:</w:t>
      </w:r>
    </w:p>
    <w:p w:rsidR="00000000" w:rsidDel="00000000" w:rsidP="00000000" w:rsidRDefault="00000000" w:rsidRPr="00000000" w14:paraId="0000010B">
      <w:pPr>
        <w:pStyle w:val="Heading5"/>
        <w:rPr/>
      </w:pPr>
      <w:bookmarkStart w:colFirst="0" w:colLast="0" w:name="_3lfmi62gro1s" w:id="55"/>
      <w:bookmarkEnd w:id="55"/>
      <w:r w:rsidDel="00000000" w:rsidR="00000000" w:rsidRPr="00000000">
        <w:rPr>
          <w:rtl w:val="0"/>
        </w:rPr>
        <w:t xml:space="preserve">Educational Institutions</w:t>
      </w:r>
    </w:p>
    <w:p w:rsidR="00000000" w:rsidDel="00000000" w:rsidP="00000000" w:rsidRDefault="00000000" w:rsidRPr="00000000" w14:paraId="0000010C">
      <w:pPr>
        <w:numPr>
          <w:ilvl w:val="0"/>
          <w:numId w:val="18"/>
        </w:numPr>
        <w:spacing w:after="0" w:afterAutospacing="0" w:line="240" w:lineRule="auto"/>
        <w:ind w:left="720" w:hanging="360"/>
      </w:pPr>
      <w:r w:rsidDel="00000000" w:rsidR="00000000" w:rsidRPr="00000000">
        <w:rPr>
          <w:rtl w:val="0"/>
        </w:rPr>
        <w:t xml:space="preserve">Cal Poly Pomona</w:t>
      </w:r>
    </w:p>
    <w:p w:rsidR="00000000" w:rsidDel="00000000" w:rsidP="00000000" w:rsidRDefault="00000000" w:rsidRPr="00000000" w14:paraId="0000010D">
      <w:pPr>
        <w:numPr>
          <w:ilvl w:val="0"/>
          <w:numId w:val="18"/>
        </w:numPr>
        <w:spacing w:before="0" w:beforeAutospacing="0" w:line="240" w:lineRule="auto"/>
        <w:ind w:left="720" w:hanging="360"/>
      </w:pPr>
      <w:r w:rsidDel="00000000" w:rsidR="00000000" w:rsidRPr="00000000">
        <w:rPr>
          <w:rtl w:val="0"/>
        </w:rPr>
        <w:t xml:space="preserve">Pasadena City College</w:t>
      </w:r>
    </w:p>
    <w:p w:rsidR="00000000" w:rsidDel="00000000" w:rsidP="00000000" w:rsidRDefault="00000000" w:rsidRPr="00000000" w14:paraId="0000010E">
      <w:pPr>
        <w:pStyle w:val="Heading5"/>
        <w:rPr/>
      </w:pPr>
      <w:bookmarkStart w:colFirst="0" w:colLast="0" w:name="_4mpwwas7b3rc" w:id="56"/>
      <w:bookmarkEnd w:id="56"/>
      <w:r w:rsidDel="00000000" w:rsidR="00000000" w:rsidRPr="00000000">
        <w:rPr>
          <w:rtl w:val="0"/>
        </w:rPr>
        <w:t xml:space="preserve">Community Organizations</w:t>
      </w:r>
    </w:p>
    <w:p w:rsidR="00000000" w:rsidDel="00000000" w:rsidP="00000000" w:rsidRDefault="00000000" w:rsidRPr="00000000" w14:paraId="0000010F">
      <w:pPr>
        <w:numPr>
          <w:ilvl w:val="0"/>
          <w:numId w:val="11"/>
        </w:numPr>
        <w:spacing w:after="0" w:afterAutospacing="0" w:line="240" w:lineRule="auto"/>
        <w:ind w:left="720" w:hanging="360"/>
      </w:pPr>
      <w:r w:rsidDel="00000000" w:rsidR="00000000" w:rsidRPr="00000000">
        <w:rPr>
          <w:rtl w:val="0"/>
        </w:rPr>
        <w:t xml:space="preserve">Amigas de los Ríos - </w:t>
      </w:r>
      <w:r w:rsidDel="00000000" w:rsidR="00000000" w:rsidRPr="00000000">
        <w:rPr>
          <w:color w:val="741b47"/>
          <w:rtl w:val="0"/>
        </w:rPr>
        <w:t xml:space="preserve">already submitted something, might work hyphae in still? - Claire Robinson</w:t>
      </w:r>
    </w:p>
    <w:p w:rsidR="00000000" w:rsidDel="00000000" w:rsidP="00000000" w:rsidRDefault="00000000" w:rsidRPr="00000000" w14:paraId="00000110">
      <w:pPr>
        <w:numPr>
          <w:ilvl w:val="0"/>
          <w:numId w:val="11"/>
        </w:numPr>
        <w:spacing w:after="0" w:afterAutospacing="0" w:before="0" w:beforeAutospacing="0" w:line="240" w:lineRule="auto"/>
        <w:ind w:left="720" w:hanging="360"/>
      </w:pPr>
      <w:r w:rsidDel="00000000" w:rsidR="00000000" w:rsidRPr="00000000">
        <w:rPr>
          <w:rtl w:val="0"/>
        </w:rPr>
        <w:t xml:space="preserve">Northeast Trees - </w:t>
      </w:r>
      <w:r w:rsidDel="00000000" w:rsidR="00000000" w:rsidRPr="00000000">
        <w:rPr>
          <w:color w:val="741b47"/>
          <w:rtl w:val="0"/>
        </w:rPr>
        <w:t xml:space="preserve">already submitted, potentially open (BB spoke to Carlos - biz dev person is Roxy - BB can loop us in)</w:t>
      </w:r>
    </w:p>
    <w:p w:rsidR="00000000" w:rsidDel="00000000" w:rsidP="00000000" w:rsidRDefault="00000000" w:rsidRPr="00000000" w14:paraId="00000111">
      <w:pPr>
        <w:numPr>
          <w:ilvl w:val="0"/>
          <w:numId w:val="11"/>
        </w:numPr>
        <w:spacing w:after="0" w:afterAutospacing="0" w:before="0" w:beforeAutospacing="0" w:line="240" w:lineRule="auto"/>
        <w:ind w:left="720" w:hanging="360"/>
      </w:pPr>
      <w:r w:rsidDel="00000000" w:rsidR="00000000" w:rsidRPr="00000000">
        <w:rPr>
          <w:rtl w:val="0"/>
        </w:rPr>
        <w:t xml:space="preserve">Council for Watershed Health - </w:t>
      </w:r>
      <w:r w:rsidDel="00000000" w:rsidR="00000000" w:rsidRPr="00000000">
        <w:rPr>
          <w:color w:val="741b47"/>
          <w:rtl w:val="0"/>
        </w:rPr>
        <w:t xml:space="preserve">interested - maybe depaving build project - lacking gov partner so finding site could be hard</w:t>
      </w:r>
    </w:p>
    <w:p w:rsidR="00000000" w:rsidDel="00000000" w:rsidP="00000000" w:rsidRDefault="00000000" w:rsidRPr="00000000" w14:paraId="00000112">
      <w:pPr>
        <w:numPr>
          <w:ilvl w:val="0"/>
          <w:numId w:val="11"/>
        </w:numPr>
        <w:spacing w:after="0" w:afterAutospacing="0" w:before="0" w:beforeAutospacing="0" w:line="240" w:lineRule="auto"/>
        <w:ind w:left="720" w:hanging="360"/>
      </w:pPr>
      <w:r w:rsidDel="00000000" w:rsidR="00000000" w:rsidRPr="00000000">
        <w:rPr>
          <w:rtl w:val="0"/>
        </w:rPr>
        <w:t xml:space="preserve">LA River organizations</w:t>
      </w:r>
    </w:p>
    <w:p w:rsidR="00000000" w:rsidDel="00000000" w:rsidP="00000000" w:rsidRDefault="00000000" w:rsidRPr="00000000" w14:paraId="00000113">
      <w:pPr>
        <w:numPr>
          <w:ilvl w:val="0"/>
          <w:numId w:val="11"/>
        </w:numPr>
        <w:spacing w:after="0" w:afterAutospacing="0" w:before="0" w:beforeAutospacing="0" w:line="240" w:lineRule="auto"/>
        <w:ind w:left="720" w:hanging="360"/>
      </w:pPr>
      <w:r w:rsidDel="00000000" w:rsidR="00000000" w:rsidRPr="00000000">
        <w:rPr>
          <w:rtl w:val="0"/>
        </w:rPr>
        <w:t xml:space="preserve">Ambrose Park Community Org (Bay Point) (with RCD) - </w:t>
      </w:r>
      <w:r w:rsidDel="00000000" w:rsidR="00000000" w:rsidRPr="00000000">
        <w:rPr>
          <w:color w:val="741b47"/>
          <w:rtl w:val="0"/>
        </w:rPr>
        <w:t xml:space="preserve">closer to shovel ready, in CEQA</w:t>
      </w:r>
      <w:r w:rsidDel="00000000" w:rsidR="00000000" w:rsidRPr="00000000">
        <w:rPr>
          <w:rtl w:val="0"/>
        </w:rPr>
      </w:r>
    </w:p>
    <w:p w:rsidR="00000000" w:rsidDel="00000000" w:rsidP="00000000" w:rsidRDefault="00000000" w:rsidRPr="00000000" w14:paraId="00000114">
      <w:pPr>
        <w:numPr>
          <w:ilvl w:val="0"/>
          <w:numId w:val="11"/>
        </w:numPr>
        <w:spacing w:after="0" w:afterAutospacing="0" w:before="0" w:beforeAutospacing="0" w:line="240" w:lineRule="auto"/>
        <w:ind w:left="720" w:hanging="360"/>
      </w:pPr>
      <w:r w:rsidDel="00000000" w:rsidR="00000000" w:rsidRPr="00000000">
        <w:rPr>
          <w:rtl w:val="0"/>
        </w:rPr>
        <w:t xml:space="preserve">Contra Costa Resource Conservation District - </w:t>
      </w:r>
      <w:r w:rsidDel="00000000" w:rsidR="00000000" w:rsidRPr="00000000">
        <w:rPr>
          <w:color w:val="741b47"/>
          <w:rtl w:val="0"/>
        </w:rPr>
        <w:t xml:space="preserve">Bus stop proposal (already have sites and drawings but not site control or permission from county yet</w:t>
      </w:r>
      <w:r w:rsidDel="00000000" w:rsidR="00000000" w:rsidRPr="00000000">
        <w:rPr>
          <w:rtl w:val="0"/>
        </w:rPr>
      </w:r>
    </w:p>
    <w:p w:rsidR="00000000" w:rsidDel="00000000" w:rsidP="00000000" w:rsidRDefault="00000000" w:rsidRPr="00000000" w14:paraId="00000115">
      <w:pPr>
        <w:numPr>
          <w:ilvl w:val="0"/>
          <w:numId w:val="11"/>
        </w:numPr>
        <w:spacing w:before="0" w:beforeAutospacing="0" w:line="240" w:lineRule="auto"/>
        <w:ind w:left="720" w:hanging="360"/>
      </w:pPr>
      <w:r w:rsidDel="00000000" w:rsidR="00000000" w:rsidRPr="00000000">
        <w:rPr>
          <w:rtl w:val="0"/>
        </w:rPr>
        <w:t xml:space="preserve">CEJC (Matt Holmes) - </w:t>
      </w:r>
      <w:r w:rsidDel="00000000" w:rsidR="00000000" w:rsidRPr="00000000">
        <w:rPr>
          <w:color w:val="741b47"/>
          <w:rtl w:val="0"/>
        </w:rPr>
        <w:t xml:space="preserve">ask MH in context of 25% min for early infrastructure tier</w:t>
      </w:r>
    </w:p>
    <w:p w:rsidR="00000000" w:rsidDel="00000000" w:rsidP="00000000" w:rsidRDefault="00000000" w:rsidRPr="00000000" w14:paraId="00000116">
      <w:pPr>
        <w:rPr>
          <w:i w:val="1"/>
          <w:iCs w:val="1"/>
          <w:color w:val="741b47"/>
        </w:rPr>
      </w:pPr>
      <w:r w:rsidDel="00000000" w:rsidR="00000000" w:rsidRPr="00000000">
        <w:rPr>
          <w:i w:val="1"/>
          <w:iCs w:val="1"/>
          <w:color w:val="741b47"/>
          <w:rtl w:val="0"/>
        </w:rPr>
        <w:t xml:space="preserve">IH notes from 2026-07-22</w:t>
      </w:r>
    </w:p>
    <w:p w:rsidR="00000000" w:rsidDel="00000000" w:rsidP="00000000" w:rsidRDefault="00000000" w:rsidRPr="00000000" w14:paraId="00000117">
      <w:pPr>
        <w:pStyle w:val="Heading5"/>
        <w:rPr/>
      </w:pPr>
      <w:bookmarkStart w:colFirst="0" w:colLast="0" w:name="_n4yveaumkfdg" w:id="57"/>
      <w:bookmarkEnd w:id="57"/>
      <w:r w:rsidDel="00000000" w:rsidR="00000000" w:rsidRPr="00000000">
        <w:rPr>
          <w:rtl w:val="0"/>
        </w:rPr>
        <w:t xml:space="preserve">Tribal &amp; Indigenous Partnerships</w:t>
      </w:r>
    </w:p>
    <w:p w:rsidR="00000000" w:rsidDel="00000000" w:rsidP="00000000" w:rsidRDefault="00000000" w:rsidRPr="00000000" w14:paraId="00000118">
      <w:pPr>
        <w:numPr>
          <w:ilvl w:val="0"/>
          <w:numId w:val="55"/>
        </w:numPr>
        <w:spacing w:after="0" w:afterAutospacing="0" w:line="240" w:lineRule="auto"/>
        <w:ind w:left="720" w:hanging="360"/>
      </w:pPr>
      <w:r w:rsidDel="00000000" w:rsidR="00000000" w:rsidRPr="00000000">
        <w:rPr>
          <w:rtl w:val="0"/>
        </w:rPr>
        <w:t xml:space="preserve">Appropriate Tongva organizations and representatives?</w:t>
      </w:r>
    </w:p>
    <w:p w:rsidR="00000000" w:rsidDel="00000000" w:rsidP="00000000" w:rsidRDefault="00000000" w:rsidRPr="00000000" w14:paraId="00000119">
      <w:pPr>
        <w:numPr>
          <w:ilvl w:val="0"/>
          <w:numId w:val="55"/>
        </w:numPr>
        <w:spacing w:before="0" w:beforeAutospacing="0" w:line="240" w:lineRule="auto"/>
        <w:ind w:left="720" w:hanging="360"/>
      </w:pPr>
      <w:r w:rsidDel="00000000" w:rsidR="00000000" w:rsidRPr="00000000">
        <w:rPr>
          <w:rtl w:val="0"/>
        </w:rPr>
        <w:t xml:space="preserve">Additional tribal organizations as opportunities emerge</w:t>
      </w:r>
    </w:p>
    <w:p w:rsidR="00000000" w:rsidDel="00000000" w:rsidP="00000000" w:rsidRDefault="00000000" w:rsidRPr="00000000" w14:paraId="0000011A">
      <w:pPr>
        <w:pStyle w:val="Heading5"/>
        <w:rPr/>
      </w:pPr>
      <w:bookmarkStart w:colFirst="0" w:colLast="0" w:name="_e7ehb3q51idl" w:id="58"/>
      <w:bookmarkEnd w:id="58"/>
      <w:r w:rsidDel="00000000" w:rsidR="00000000" w:rsidRPr="00000000">
        <w:rPr>
          <w:rtl w:val="0"/>
        </w:rPr>
        <w:t xml:space="preserve">Agencies</w:t>
      </w:r>
    </w:p>
    <w:p w:rsidR="00000000" w:rsidDel="00000000" w:rsidP="00000000" w:rsidRDefault="00000000" w:rsidRPr="00000000" w14:paraId="0000011B">
      <w:pPr>
        <w:numPr>
          <w:ilvl w:val="0"/>
          <w:numId w:val="38"/>
        </w:numPr>
        <w:ind w:left="720" w:hanging="360"/>
      </w:pPr>
      <w:r w:rsidDel="00000000" w:rsidR="00000000" w:rsidRPr="00000000">
        <w:rPr>
          <w:rtl w:val="0"/>
        </w:rPr>
        <w:t xml:space="preserve">Sustainability office of LA County - </w:t>
      </w:r>
      <w:r w:rsidDel="00000000" w:rsidR="00000000" w:rsidRPr="00000000">
        <w:rPr>
          <w:color w:val="741b47"/>
          <w:rtl w:val="0"/>
        </w:rPr>
        <w:t xml:space="preserve">meeting with BB 2026-07-22</w:t>
      </w:r>
    </w:p>
    <w:p w:rsidR="00000000" w:rsidDel="00000000" w:rsidP="00000000" w:rsidRDefault="00000000" w:rsidRPr="00000000" w14:paraId="0000011C">
      <w:pPr>
        <w:pStyle w:val="Heading5"/>
        <w:rPr/>
      </w:pPr>
      <w:bookmarkStart w:colFirst="0" w:colLast="0" w:name="_20pi1v61h7t4" w:id="59"/>
      <w:bookmarkEnd w:id="59"/>
      <w:r w:rsidDel="00000000" w:rsidR="00000000" w:rsidRPr="00000000">
        <w:rPr>
          <w:rtl w:val="0"/>
        </w:rPr>
        <w:t xml:space="preserve">Agriculture</w:t>
      </w:r>
    </w:p>
    <w:p w:rsidR="00000000" w:rsidDel="00000000" w:rsidP="00000000" w:rsidRDefault="00000000" w:rsidRPr="00000000" w14:paraId="0000011D">
      <w:pPr>
        <w:numPr>
          <w:ilvl w:val="0"/>
          <w:numId w:val="49"/>
        </w:numPr>
        <w:spacing w:after="0" w:afterAutospacing="0" w:line="240" w:lineRule="auto"/>
        <w:ind w:left="720" w:hanging="360"/>
      </w:pPr>
      <w:r w:rsidDel="00000000" w:rsidR="00000000" w:rsidRPr="00000000">
        <w:rPr>
          <w:rtl w:val="0"/>
        </w:rPr>
        <w:t xml:space="preserve">UC agricultural research sites</w:t>
      </w:r>
    </w:p>
    <w:p w:rsidR="00000000" w:rsidDel="00000000" w:rsidP="00000000" w:rsidRDefault="00000000" w:rsidRPr="00000000" w14:paraId="0000011E">
      <w:pPr>
        <w:numPr>
          <w:ilvl w:val="0"/>
          <w:numId w:val="49"/>
        </w:numPr>
        <w:spacing w:after="0" w:afterAutospacing="0" w:before="0" w:beforeAutospacing="0" w:line="240" w:lineRule="auto"/>
        <w:ind w:left="720" w:hanging="360"/>
      </w:pPr>
      <w:r w:rsidDel="00000000" w:rsidR="00000000" w:rsidRPr="00000000">
        <w:rPr>
          <w:rtl w:val="0"/>
        </w:rPr>
        <w:t xml:space="preserve">Agricultural research stations</w:t>
      </w:r>
    </w:p>
    <w:p w:rsidR="00000000" w:rsidDel="00000000" w:rsidP="00000000" w:rsidRDefault="00000000" w:rsidRPr="00000000" w14:paraId="0000011F">
      <w:pPr>
        <w:numPr>
          <w:ilvl w:val="0"/>
          <w:numId w:val="49"/>
        </w:numPr>
        <w:spacing w:after="0" w:afterAutospacing="0" w:before="0" w:beforeAutospacing="0" w:line="240" w:lineRule="auto"/>
        <w:ind w:left="720" w:hanging="360"/>
      </w:pPr>
      <w:r w:rsidDel="00000000" w:rsidR="00000000" w:rsidRPr="00000000">
        <w:rPr>
          <w:rtl w:val="0"/>
        </w:rPr>
        <w:t xml:space="preserve">Central Valley partners</w:t>
      </w:r>
    </w:p>
    <w:p w:rsidR="00000000" w:rsidDel="00000000" w:rsidP="00000000" w:rsidRDefault="00000000" w:rsidRPr="00000000" w14:paraId="00000120">
      <w:pPr>
        <w:numPr>
          <w:ilvl w:val="0"/>
          <w:numId w:val="49"/>
        </w:numPr>
        <w:spacing w:after="0" w:afterAutospacing="0" w:before="0" w:beforeAutospacing="0" w:line="240" w:lineRule="auto"/>
        <w:ind w:left="720" w:hanging="360"/>
      </w:pPr>
      <w:r w:rsidDel="00000000" w:rsidR="00000000" w:rsidRPr="00000000">
        <w:rPr>
          <w:rtl w:val="0"/>
        </w:rPr>
        <w:t xml:space="preserve">Heat resilience and farmworker organizations</w:t>
      </w:r>
    </w:p>
    <w:p w:rsidR="00000000" w:rsidDel="00000000" w:rsidP="00000000" w:rsidRDefault="00000000" w:rsidRPr="00000000" w14:paraId="00000121">
      <w:pPr>
        <w:numPr>
          <w:ilvl w:val="0"/>
          <w:numId w:val="49"/>
        </w:numPr>
        <w:spacing w:after="0" w:afterAutospacing="0" w:before="0" w:beforeAutospacing="0" w:line="240" w:lineRule="auto"/>
        <w:ind w:left="720" w:hanging="360"/>
      </w:pPr>
      <w:r w:rsidDel="00000000" w:rsidR="00000000" w:rsidRPr="00000000">
        <w:rPr>
          <w:rtl w:val="0"/>
        </w:rPr>
        <w:t xml:space="preserve">Existing Central Valley partners?</w:t>
      </w:r>
    </w:p>
    <w:p w:rsidR="00000000" w:rsidDel="00000000" w:rsidP="00000000" w:rsidRDefault="00000000" w:rsidRPr="00000000" w14:paraId="00000122">
      <w:pPr>
        <w:numPr>
          <w:ilvl w:val="0"/>
          <w:numId w:val="49"/>
        </w:numPr>
        <w:spacing w:before="0" w:beforeAutospacing="0" w:line="240" w:lineRule="auto"/>
        <w:ind w:left="720" w:hanging="360"/>
      </w:pPr>
      <w:r w:rsidDel="00000000" w:rsidR="00000000" w:rsidRPr="00000000">
        <w:rPr>
          <w:rtl w:val="0"/>
        </w:rPr>
        <w:t xml:space="preserve">Heat resilience and farmworker-related organizations</w:t>
      </w:r>
    </w:p>
    <w:p w:rsidR="00000000" w:rsidDel="00000000" w:rsidP="00000000" w:rsidRDefault="00000000" w:rsidRPr="00000000" w14:paraId="00000123">
      <w:pPr>
        <w:pStyle w:val="Heading3"/>
        <w:ind w:left="0" w:firstLine="0"/>
        <w:rPr/>
      </w:pPr>
      <w:bookmarkStart w:colFirst="0" w:colLast="0" w:name="_tjbrqpr776wk" w:id="60"/>
      <w:bookmarkEnd w:id="60"/>
      <w:r w:rsidDel="00000000" w:rsidR="00000000" w:rsidRPr="00000000">
        <w:rPr>
          <w:rtl w:val="0"/>
        </w:rPr>
        <w:t xml:space="preserve">Strategic Reflection</w:t>
      </w:r>
    </w:p>
    <w:p w:rsidR="00000000" w:rsidDel="00000000" w:rsidP="00000000" w:rsidRDefault="00000000" w:rsidRPr="00000000" w14:paraId="00000124">
      <w:pPr>
        <w:ind w:left="0" w:firstLine="0"/>
        <w:rPr>
          <w:b w:val="1"/>
          <w:bCs w:val="1"/>
        </w:rPr>
      </w:pPr>
      <w:r w:rsidDel="00000000" w:rsidR="00000000" w:rsidRPr="00000000">
        <w:rPr>
          <w:rtl w:val="0"/>
        </w:rPr>
        <w:t xml:space="preserve">One idea that continues to emerge is the distinction between </w:t>
      </w:r>
      <w:r w:rsidDel="00000000" w:rsidR="00000000" w:rsidRPr="00000000">
        <w:rPr>
          <w:b w:val="1"/>
          <w:bCs w:val="1"/>
          <w:rtl w:val="0"/>
        </w:rPr>
        <w:t xml:space="preserve">physical infrastructure</w:t>
      </w:r>
      <w:r w:rsidDel="00000000" w:rsidR="00000000" w:rsidRPr="00000000">
        <w:rPr>
          <w:rtl w:val="0"/>
        </w:rPr>
        <w:t xml:space="preserve"> and </w:t>
      </w:r>
      <w:r w:rsidDel="00000000" w:rsidR="00000000" w:rsidRPr="00000000">
        <w:rPr>
          <w:b w:val="1"/>
          <w:bCs w:val="1"/>
          <w:rtl w:val="0"/>
        </w:rPr>
        <w:t xml:space="preserve">relational infrastructure.</w:t>
      </w:r>
    </w:p>
    <w:p w:rsidR="00000000" w:rsidDel="00000000" w:rsidP="00000000" w:rsidRDefault="00000000" w:rsidRPr="00000000" w14:paraId="00000125">
      <w:pPr>
        <w:ind w:left="0" w:firstLine="0"/>
        <w:rPr>
          <w:i w:val="1"/>
          <w:iCs w:val="1"/>
          <w:u w:val="single"/>
        </w:rPr>
      </w:pPr>
      <w:r w:rsidDel="00000000" w:rsidR="00000000" w:rsidRPr="00000000">
        <w:rPr>
          <w:i w:val="1"/>
          <w:iCs w:val="1"/>
          <w:rtl w:val="0"/>
        </w:rPr>
        <w:t xml:space="preserve">While this grant primarily funds physical improvements, successful implementation ultimately </w:t>
      </w:r>
      <w:r w:rsidDel="00000000" w:rsidR="00000000" w:rsidRPr="00000000">
        <w:rPr>
          <w:i w:val="1"/>
          <w:iCs w:val="1"/>
          <w:u w:val="single"/>
          <w:rtl w:val="0"/>
        </w:rPr>
        <w:t xml:space="preserve">depends on the relationships, stewardship, governance, community participation, cultural intelligence, and long-term care that surround those investments.</w:t>
      </w:r>
    </w:p>
    <w:p w:rsidR="00000000" w:rsidDel="00000000" w:rsidP="00000000" w:rsidRDefault="00000000" w:rsidRPr="00000000" w14:paraId="00000126">
      <w:pPr>
        <w:ind w:left="0" w:firstLine="0"/>
        <w:rPr>
          <w:i w:val="1"/>
          <w:iCs w:val="1"/>
        </w:rPr>
      </w:pPr>
      <w:r w:rsidDel="00000000" w:rsidR="00000000" w:rsidRPr="00000000">
        <w:rPr>
          <w:rtl w:val="0"/>
        </w:rPr>
        <w:t xml:space="preserve">This presents a distinct opportunity for I-ReLab to strengthen the cultural, relational, and implementation frameworks necessary for climate infrastructure to succeed over the long term. Furthermore, we can serve as a collaborative design partner, </w:t>
      </w:r>
      <w:r w:rsidDel="00000000" w:rsidR="00000000" w:rsidRPr="00000000">
        <w:rPr>
          <w:i w:val="1"/>
          <w:iCs w:val="1"/>
          <w:rtl w:val="0"/>
        </w:rPr>
        <w:t xml:space="preserve">utilizing insights from relational infrastructure data to guide development.</w:t>
      </w:r>
    </w:p>
    <w:p w:rsidR="00000000" w:rsidDel="00000000" w:rsidP="00000000" w:rsidRDefault="00000000" w:rsidRPr="00000000" w14:paraId="00000127">
      <w:pPr>
        <w:ind w:left="0" w:firstLine="0"/>
        <w:rPr/>
      </w:pPr>
      <w:r w:rsidDel="00000000" w:rsidR="00000000" w:rsidRPr="00000000">
        <w:rPr>
          <w:rtl w:val="0"/>
        </w:rPr>
        <w:t xml:space="preserve">As I continue reviewing the program, I will further explore how concepts such as </w:t>
      </w:r>
      <w:r w:rsidDel="00000000" w:rsidR="00000000" w:rsidRPr="00000000">
        <w:rPr>
          <w:b w:val="1"/>
          <w:bCs w:val="1"/>
          <w:shd w:fill="fce5cd" w:val="clear"/>
          <w:rtl w:val="0"/>
        </w:rPr>
        <w:t xml:space="preserve">Belonging, Harm Reduction</w:t>
      </w:r>
      <w:r w:rsidDel="00000000" w:rsidR="00000000" w:rsidRPr="00000000">
        <w:rPr>
          <w:b w:val="1"/>
          <w:bCs w:val="1"/>
          <w:rtl w:val="0"/>
        </w:rPr>
        <w:t xml:space="preserve">, stewardship (</w:t>
      </w:r>
      <w:r w:rsidDel="00000000" w:rsidR="00000000" w:rsidRPr="00000000">
        <w:rPr>
          <w:rtl w:val="0"/>
        </w:rPr>
        <w:t xml:space="preserve"> “stewardship” should be teased out further because it's actually a flattened term that has nearly lost its power due to overusage)</w:t>
      </w:r>
      <w:r w:rsidDel="00000000" w:rsidR="00000000" w:rsidRPr="00000000">
        <w:rPr>
          <w:b w:val="1"/>
          <w:bCs w:val="1"/>
          <w:rtl w:val="0"/>
        </w:rPr>
        <w:t xml:space="preserve">, Indigenous land relationships, and community participation intersect with physical infrastructure </w:t>
      </w:r>
      <w:r w:rsidDel="00000000" w:rsidR="00000000" w:rsidRPr="00000000">
        <w:rPr>
          <w:rtl w:val="0"/>
        </w:rPr>
        <w:t xml:space="preserve">to create more durable and community-supported climate resilience initiatives. </w:t>
      </w:r>
    </w:p>
    <w:p w:rsidR="00000000" w:rsidDel="00000000" w:rsidP="00000000" w:rsidRDefault="00000000" w:rsidRPr="00000000" w14:paraId="00000128">
      <w:pPr>
        <w:ind w:left="0" w:firstLine="0"/>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0"/>
        <w:gridCol w:w="4830"/>
        <w:tblGridChange w:id="0">
          <w:tblGrid>
            <w:gridCol w:w="4290"/>
            <w:gridCol w:w="4830"/>
          </w:tblGrid>
        </w:tblGridChange>
      </w:tblGrid>
      <w:tr>
        <w:trPr>
          <w:cantSplit w:val="0"/>
          <w:trHeight w:val="540" w:hRule="atLeast"/>
          <w:tblHeader w:val="0"/>
        </w:trPr>
        <w:tc>
          <w:tcPr>
            <w:shd w:fill="fce5cd" w:val="clear"/>
            <w:tcMar>
              <w:top w:w="120.0" w:type="dxa"/>
              <w:left w:w="180.0" w:type="dxa"/>
              <w:bottom w:w="120.0" w:type="dxa"/>
              <w:right w:w="180.0" w:type="dxa"/>
            </w:tcMar>
          </w:tcPr>
          <w:p w:rsidR="00000000" w:rsidDel="00000000" w:rsidP="00000000" w:rsidRDefault="00000000" w:rsidRPr="00000000" w14:paraId="00000129">
            <w:pPr>
              <w:spacing w:after="240" w:before="240" w:lineRule="auto"/>
              <w:ind w:left="0" w:firstLine="0"/>
              <w:jc w:val="center"/>
              <w:rPr>
                <w:b w:val="1"/>
                <w:bCs w:val="1"/>
              </w:rPr>
            </w:pPr>
            <w:r w:rsidDel="00000000" w:rsidR="00000000" w:rsidRPr="00000000">
              <w:rPr>
                <w:b w:val="1"/>
                <w:bCs w:val="1"/>
                <w:rtl w:val="0"/>
              </w:rPr>
              <w:t xml:space="preserve">Infrastructure Examples</w:t>
            </w:r>
          </w:p>
        </w:tc>
        <w:tc>
          <w:tcPr>
            <w:shd w:fill="fce5cd" w:val="clear"/>
            <w:tcMar>
              <w:top w:w="120.0" w:type="dxa"/>
              <w:left w:w="180.0" w:type="dxa"/>
              <w:bottom w:w="120.0" w:type="dxa"/>
              <w:right w:w="180.0" w:type="dxa"/>
            </w:tcMar>
          </w:tcPr>
          <w:p w:rsidR="00000000" w:rsidDel="00000000" w:rsidP="00000000" w:rsidRDefault="00000000" w:rsidRPr="00000000" w14:paraId="0000012A">
            <w:pPr>
              <w:spacing w:after="240" w:before="240" w:lineRule="auto"/>
              <w:ind w:left="0" w:firstLine="0"/>
              <w:jc w:val="center"/>
              <w:rPr>
                <w:b w:val="1"/>
                <w:bCs w:val="1"/>
              </w:rPr>
            </w:pPr>
            <w:r w:rsidDel="00000000" w:rsidR="00000000" w:rsidRPr="00000000">
              <w:rPr>
                <w:b w:val="1"/>
                <w:bCs w:val="1"/>
                <w:rtl w:val="0"/>
              </w:rPr>
              <w:t xml:space="preserve">Relational Infrastructure Examples</w:t>
            </w:r>
          </w:p>
        </w:tc>
      </w:tr>
    </w:tbl>
    <w:p w:rsidR="00000000" w:rsidDel="00000000" w:rsidP="00000000" w:rsidRDefault="00000000" w:rsidRPr="00000000" w14:paraId="0000012B">
      <w:pPr>
        <w:spacing w:before="0" w:line="240" w:lineRule="auto"/>
        <w:ind w:left="0" w:firstLine="0"/>
        <w:rPr/>
      </w:pPr>
      <w:r w:rsidDel="00000000" w:rsidR="00000000" w:rsidRPr="00000000">
        <w:rPr>
          <w:rtl w:val="0"/>
        </w:rPr>
      </w:r>
    </w:p>
    <w:tbl>
      <w:tblPr>
        <w:tblStyle w:val="Table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800"/>
        <w:tblGridChange w:id="0">
          <w:tblGrid>
            <w:gridCol w:w="4320"/>
            <w:gridCol w:w="4800"/>
          </w:tblGrid>
        </w:tblGridChange>
      </w:tblGrid>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Depaving</w:t>
            </w:r>
          </w:p>
        </w:tc>
        <w:tc>
          <w:tcPr>
            <w:tcMar>
              <w:top w:w="120.0" w:type="dxa"/>
              <w:left w:w="180.0" w:type="dxa"/>
              <w:bottom w:w="120.0" w:type="dxa"/>
              <w:right w:w="180.0" w:type="dxa"/>
            </w:tcMar>
          </w:tcPr>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Community partnerships</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2E">
            <w:pPr>
              <w:spacing w:after="240" w:before="240" w:lineRule="auto"/>
              <w:ind w:left="0" w:firstLine="0"/>
              <w:rPr/>
            </w:pPr>
            <w:r w:rsidDel="00000000" w:rsidR="00000000" w:rsidRPr="00000000">
              <w:rPr>
                <w:rtl w:val="0"/>
              </w:rPr>
              <w:t xml:space="preserve">Trees</w:t>
            </w:r>
          </w:p>
        </w:tc>
        <w:tc>
          <w:tcPr>
            <w:tcMar>
              <w:top w:w="120.0" w:type="dxa"/>
              <w:left w:w="180.0" w:type="dxa"/>
              <w:bottom w:w="120.0" w:type="dxa"/>
              <w:right w:w="180.0" w:type="dxa"/>
            </w:tcMar>
          </w:tcPr>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Stewardship agreements</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Shade structures</w:t>
            </w:r>
          </w:p>
        </w:tc>
        <w:tc>
          <w:tcPr>
            <w:tcMar>
              <w:top w:w="120.0" w:type="dxa"/>
              <w:left w:w="180.0" w:type="dxa"/>
              <w:bottom w:w="120.0" w:type="dxa"/>
              <w:right w:w="180.0" w:type="dxa"/>
            </w:tcMar>
          </w:tcPr>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Belonging and activation</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Sensors</w:t>
            </w:r>
          </w:p>
        </w:tc>
        <w:tc>
          <w:tcPr>
            <w:tcMar>
              <w:top w:w="120.0" w:type="dxa"/>
              <w:left w:w="180.0" w:type="dxa"/>
              <w:bottom w:w="120.0" w:type="dxa"/>
              <w:right w:w="180.0" w:type="dxa"/>
            </w:tcMar>
          </w:tcPr>
          <w:p w:rsidR="00000000" w:rsidDel="00000000" w:rsidP="00000000" w:rsidRDefault="00000000" w:rsidRPr="00000000" w14:paraId="00000133">
            <w:pPr>
              <w:spacing w:after="240" w:before="240" w:lineRule="auto"/>
              <w:ind w:left="0" w:firstLine="0"/>
              <w:rPr/>
            </w:pPr>
            <w:r w:rsidDel="00000000" w:rsidR="00000000" w:rsidRPr="00000000">
              <w:rPr>
                <w:rtl w:val="0"/>
              </w:rPr>
              <w:t xml:space="preserve">Community real-life experienced science</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4">
            <w:pPr>
              <w:spacing w:after="240" w:before="240" w:lineRule="auto"/>
              <w:ind w:left="0" w:firstLine="0"/>
              <w:rPr/>
            </w:pPr>
            <w:r w:rsidDel="00000000" w:rsidR="00000000" w:rsidRPr="00000000">
              <w:rPr>
                <w:rtl w:val="0"/>
              </w:rPr>
              <w:t xml:space="preserve">Cooling infrastructure</w:t>
            </w:r>
          </w:p>
        </w:tc>
        <w:tc>
          <w:tcPr>
            <w:tcMar>
              <w:top w:w="120.0" w:type="dxa"/>
              <w:left w:w="180.0" w:type="dxa"/>
              <w:bottom w:w="120.0" w:type="dxa"/>
              <w:right w:w="180.0" w:type="dxa"/>
            </w:tcMar>
          </w:tcPr>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Storytelling</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6">
            <w:pPr>
              <w:spacing w:after="240" w:before="240" w:lineRule="auto"/>
              <w:ind w:left="0" w:firstLine="0"/>
              <w:rPr/>
            </w:pPr>
            <w:r w:rsidDel="00000000" w:rsidR="00000000" w:rsidRPr="00000000">
              <w:rPr>
                <w:rtl w:val="0"/>
              </w:rPr>
              <w:t xml:space="preserve">Green corridors</w:t>
            </w:r>
          </w:p>
        </w:tc>
        <w:tc>
          <w:tcPr>
            <w:tcMar>
              <w:top w:w="120.0" w:type="dxa"/>
              <w:left w:w="180.0" w:type="dxa"/>
              <w:bottom w:w="120.0" w:type="dxa"/>
              <w:right w:w="180.0" w:type="dxa"/>
            </w:tcMar>
          </w:tcPr>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Indigenous knowledge</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Demonstration sites</w:t>
            </w:r>
          </w:p>
        </w:tc>
        <w:tc>
          <w:tcPr>
            <w:tcMar>
              <w:top w:w="120.0" w:type="dxa"/>
              <w:left w:w="180.0" w:type="dxa"/>
              <w:bottom w:w="120.0" w:type="dxa"/>
              <w:right w:w="180.0" w:type="dxa"/>
            </w:tcMar>
          </w:tcPr>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Long-term governance</w:t>
            </w:r>
          </w:p>
        </w:tc>
      </w:tr>
    </w:tbl>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Project Concepts &amp; Emerging Ideas</w:t>
      </w:r>
      <w:r w:rsidDel="00000000" w:rsidR="00000000" w:rsidRPr="00000000">
        <w:rPr>
          <w:rtl w:val="0"/>
        </w:rPr>
      </w:r>
    </w:p>
    <w:p w:rsidR="00000000" w:rsidDel="00000000" w:rsidP="00000000" w:rsidRDefault="00000000" w:rsidRPr="00000000" w14:paraId="0000013D">
      <w:pPr>
        <w:spacing w:after="200" w:before="0" w:line="276" w:lineRule="auto"/>
        <w:ind w:left="0" w:firstLine="0"/>
        <w:rPr/>
      </w:pPr>
      <w:r w:rsidDel="00000000" w:rsidR="00000000" w:rsidRPr="00000000">
        <w:rPr>
          <w:rtl w:val="0"/>
        </w:rPr>
        <w:t xml:space="preserve">This section serves as a working repository for potential project concepts, strategies, and partnership ideas as they emerge through team discussions, webinars, reports, and ongoing grant development. Inclusion here does not indicate that a strategy has been selected for the final proposal.</w:t>
      </w:r>
    </w:p>
    <w:p w:rsidR="00000000" w:rsidDel="00000000" w:rsidP="00000000" w:rsidRDefault="00000000" w:rsidRPr="00000000" w14:paraId="0000013E">
      <w:pPr>
        <w:pStyle w:val="Heading2"/>
        <w:rPr/>
      </w:pPr>
      <w:r w:rsidDel="00000000" w:rsidR="00000000" w:rsidRPr="00000000">
        <w:rPr>
          <w:rtl w:val="0"/>
        </w:rPr>
        <w:t xml:space="preserve">Physical Infrastructure</w:t>
      </w:r>
    </w:p>
    <w:p w:rsidR="00000000" w:rsidDel="00000000" w:rsidP="00000000" w:rsidRDefault="00000000" w:rsidRPr="00000000" w14:paraId="0000013F">
      <w:pPr>
        <w:numPr>
          <w:ilvl w:val="0"/>
          <w:numId w:val="29"/>
        </w:numPr>
        <w:spacing w:before="0" w:line="276" w:lineRule="auto"/>
        <w:ind w:left="360" w:hanging="360"/>
      </w:pPr>
      <w:r w:rsidDel="00000000" w:rsidR="00000000" w:rsidRPr="00000000">
        <w:rPr>
          <w:rtl w:val="0"/>
        </w:rPr>
        <w:t xml:space="preserve">Depaving projects</w:t>
      </w:r>
    </w:p>
    <w:p w:rsidR="00000000" w:rsidDel="00000000" w:rsidP="00000000" w:rsidRDefault="00000000" w:rsidRPr="00000000" w14:paraId="00000140">
      <w:pPr>
        <w:numPr>
          <w:ilvl w:val="0"/>
          <w:numId w:val="29"/>
        </w:numPr>
        <w:spacing w:before="0" w:line="276" w:lineRule="auto"/>
        <w:ind w:left="360" w:hanging="360"/>
      </w:pPr>
      <w:r w:rsidDel="00000000" w:rsidR="00000000" w:rsidRPr="00000000">
        <w:rPr>
          <w:rtl w:val="0"/>
        </w:rPr>
        <w:t xml:space="preserve">Greening strategies</w:t>
      </w:r>
    </w:p>
    <w:p w:rsidR="00000000" w:rsidDel="00000000" w:rsidP="00000000" w:rsidRDefault="00000000" w:rsidRPr="00000000" w14:paraId="00000141">
      <w:pPr>
        <w:numPr>
          <w:ilvl w:val="0"/>
          <w:numId w:val="29"/>
        </w:numPr>
        <w:spacing w:before="0" w:line="276" w:lineRule="auto"/>
        <w:ind w:left="360" w:hanging="360"/>
      </w:pPr>
      <w:r w:rsidDel="00000000" w:rsidR="00000000" w:rsidRPr="00000000">
        <w:rPr>
          <w:rtl w:val="0"/>
        </w:rPr>
        <w:t xml:space="preserve">Heat mitigation solutions</w:t>
      </w:r>
    </w:p>
    <w:p w:rsidR="00000000" w:rsidDel="00000000" w:rsidP="00000000" w:rsidRDefault="00000000" w:rsidRPr="00000000" w14:paraId="00000142">
      <w:pPr>
        <w:numPr>
          <w:ilvl w:val="0"/>
          <w:numId w:val="29"/>
        </w:numPr>
        <w:spacing w:before="0" w:line="276" w:lineRule="auto"/>
        <w:ind w:left="360" w:hanging="360"/>
      </w:pPr>
      <w:r w:rsidDel="00000000" w:rsidR="00000000" w:rsidRPr="00000000">
        <w:rPr>
          <w:rtl w:val="0"/>
        </w:rPr>
        <w:t xml:space="preserve">Air quality / vegetative buffers</w:t>
      </w:r>
    </w:p>
    <w:p w:rsidR="00000000" w:rsidDel="00000000" w:rsidP="00000000" w:rsidRDefault="00000000" w:rsidRPr="00000000" w14:paraId="00000143">
      <w:pPr>
        <w:numPr>
          <w:ilvl w:val="0"/>
          <w:numId w:val="29"/>
        </w:numPr>
        <w:spacing w:after="200" w:before="0" w:line="276" w:lineRule="auto"/>
        <w:ind w:left="360" w:hanging="360"/>
      </w:pPr>
      <w:r w:rsidDel="00000000" w:rsidR="00000000" w:rsidRPr="00000000">
        <w:rPr>
          <w:rtl w:val="0"/>
        </w:rPr>
        <w:t xml:space="preserve">?</w:t>
      </w:r>
    </w:p>
    <w:p w:rsidR="00000000" w:rsidDel="00000000" w:rsidP="00000000" w:rsidRDefault="00000000" w:rsidRPr="00000000" w14:paraId="00000144">
      <w:pPr>
        <w:pStyle w:val="Heading2"/>
        <w:rPr/>
      </w:pPr>
      <w:r w:rsidDel="00000000" w:rsidR="00000000" w:rsidRPr="00000000">
        <w:rPr>
          <w:rtl w:val="0"/>
        </w:rPr>
        <w:t xml:space="preserve">Data, Modeling &amp; Monitoring</w:t>
      </w:r>
    </w:p>
    <w:p w:rsidR="00000000" w:rsidDel="00000000" w:rsidP="00000000" w:rsidRDefault="00000000" w:rsidRPr="00000000" w14:paraId="00000145">
      <w:pPr>
        <w:numPr>
          <w:ilvl w:val="0"/>
          <w:numId w:val="29"/>
        </w:numPr>
        <w:spacing w:before="0" w:line="276" w:lineRule="auto"/>
        <w:ind w:left="360" w:hanging="360"/>
      </w:pPr>
      <w:r w:rsidDel="00000000" w:rsidR="00000000" w:rsidRPr="00000000">
        <w:rPr>
          <w:rtl w:val="0"/>
        </w:rPr>
        <w:t xml:space="preserve">Microclimate heat stress sensors</w:t>
      </w:r>
    </w:p>
    <w:p w:rsidR="00000000" w:rsidDel="00000000" w:rsidP="00000000" w:rsidRDefault="00000000" w:rsidRPr="00000000" w14:paraId="00000146">
      <w:pPr>
        <w:numPr>
          <w:ilvl w:val="0"/>
          <w:numId w:val="29"/>
        </w:numPr>
        <w:spacing w:before="0" w:line="276" w:lineRule="auto"/>
        <w:ind w:left="360" w:hanging="360"/>
      </w:pPr>
      <w:r w:rsidDel="00000000" w:rsidR="00000000" w:rsidRPr="00000000">
        <w:rPr>
          <w:rtl w:val="0"/>
        </w:rPr>
        <w:t xml:space="preserve">Heat modeling</w:t>
      </w:r>
    </w:p>
    <w:p w:rsidR="00000000" w:rsidDel="00000000" w:rsidP="00000000" w:rsidRDefault="00000000" w:rsidRPr="00000000" w14:paraId="00000147">
      <w:pPr>
        <w:numPr>
          <w:ilvl w:val="0"/>
          <w:numId w:val="29"/>
        </w:numPr>
        <w:spacing w:before="0" w:line="276" w:lineRule="auto"/>
        <w:ind w:left="360" w:hanging="360"/>
      </w:pPr>
      <w:r w:rsidDel="00000000" w:rsidR="00000000" w:rsidRPr="00000000">
        <w:rPr>
          <w:rtl w:val="0"/>
        </w:rPr>
        <w:t xml:space="preserve">Health data analysis</w:t>
      </w:r>
    </w:p>
    <w:p w:rsidR="00000000" w:rsidDel="00000000" w:rsidP="00000000" w:rsidRDefault="00000000" w:rsidRPr="00000000" w14:paraId="00000148">
      <w:pPr>
        <w:numPr>
          <w:ilvl w:val="0"/>
          <w:numId w:val="29"/>
        </w:numPr>
        <w:spacing w:after="200" w:before="0" w:line="276" w:lineRule="auto"/>
        <w:ind w:left="360" w:hanging="360"/>
      </w:pPr>
      <w:r w:rsidDel="00000000" w:rsidR="00000000" w:rsidRPr="00000000">
        <w:rPr>
          <w:rtl w:val="0"/>
        </w:rPr>
        <w:t xml:space="preserve">Climate action master planning</w:t>
      </w:r>
    </w:p>
    <w:p w:rsidR="00000000" w:rsidDel="00000000" w:rsidP="00000000" w:rsidRDefault="00000000" w:rsidRPr="00000000" w14:paraId="00000149">
      <w:pPr>
        <w:pStyle w:val="Heading2"/>
        <w:rPr/>
      </w:pPr>
      <w:r w:rsidDel="00000000" w:rsidR="00000000" w:rsidRPr="00000000">
        <w:rPr>
          <w:rtl w:val="0"/>
        </w:rPr>
        <w:t xml:space="preserve">Reference Materials</w:t>
      </w:r>
    </w:p>
    <w:p w:rsidR="00000000" w:rsidDel="00000000" w:rsidP="00000000" w:rsidRDefault="00000000" w:rsidRPr="00000000" w14:paraId="0000014A">
      <w:pPr>
        <w:numPr>
          <w:ilvl w:val="0"/>
          <w:numId w:val="29"/>
        </w:numPr>
        <w:spacing w:after="200" w:before="0" w:line="276" w:lineRule="auto"/>
        <w:ind w:left="360" w:hanging="360"/>
      </w:pPr>
      <w:r w:rsidDel="00000000" w:rsidR="00000000" w:rsidRPr="00000000">
        <w:rPr>
          <w:rtl w:val="0"/>
        </w:rPr>
        <w:t xml:space="preserve">Relevant report (add link when available)</w:t>
      </w:r>
    </w:p>
    <w:p w:rsidR="00000000" w:rsidDel="00000000" w:rsidP="00000000" w:rsidRDefault="00000000" w:rsidRPr="00000000" w14:paraId="0000014B">
      <w:pPr>
        <w:pStyle w:val="Heading2"/>
        <w:rPr/>
      </w:pPr>
      <w:r w:rsidDel="00000000" w:rsidR="00000000" w:rsidRPr="00000000">
        <w:rPr>
          <w:rtl w:val="0"/>
        </w:rPr>
        <w:t xml:space="preserve">Notes</w:t>
      </w:r>
    </w:p>
    <w:p w:rsidR="00000000" w:rsidDel="00000000" w:rsidP="00000000" w:rsidRDefault="00000000" w:rsidRPr="00000000" w14:paraId="0000014C">
      <w:pPr>
        <w:numPr>
          <w:ilvl w:val="0"/>
          <w:numId w:val="29"/>
        </w:numPr>
        <w:spacing w:before="0" w:line="276" w:lineRule="auto"/>
        <w:ind w:left="360" w:hanging="360"/>
      </w:pPr>
      <w:r w:rsidDel="00000000" w:rsidR="00000000" w:rsidRPr="00000000">
        <w:rPr>
          <w:rtl w:val="0"/>
        </w:rPr>
        <w:t xml:space="preserve">Continue adding concepts as they emerge during team discussions.</w:t>
      </w:r>
    </w:p>
    <w:p w:rsidR="00000000" w:rsidDel="00000000" w:rsidP="00000000" w:rsidRDefault="00000000" w:rsidRPr="00000000" w14:paraId="0000014D">
      <w:pPr>
        <w:numPr>
          <w:ilvl w:val="0"/>
          <w:numId w:val="29"/>
        </w:numPr>
        <w:spacing w:after="200" w:before="0" w:line="276" w:lineRule="auto"/>
        <w:ind w:left="360" w:hanging="360"/>
      </w:pPr>
      <w:r w:rsidDel="00000000" w:rsidR="00000000" w:rsidRPr="00000000">
        <w:rPr>
          <w:rtl w:val="0"/>
        </w:rPr>
        <w:t xml:space="preserve">Move strategies into the proposal narrative once they have been evaluated and prioritized.</w:t>
      </w:r>
    </w:p>
    <w:p w:rsidR="00000000" w:rsidDel="00000000" w:rsidP="00000000" w:rsidRDefault="00000000" w:rsidRPr="00000000" w14:paraId="0000014E">
      <w:pPr>
        <w:pStyle w:val="Heading3"/>
        <w:ind w:firstLine="0"/>
        <w:rPr/>
      </w:pPr>
      <w:bookmarkStart w:colFirst="0" w:colLast="0" w:name="_wsoes9sl1vnf" w:id="61"/>
      <w:bookmarkEnd w:id="61"/>
      <w:r w:rsidDel="00000000" w:rsidR="00000000" w:rsidRPr="00000000">
        <w:rPr>
          <w:rtl w:val="0"/>
        </w:rPr>
      </w:r>
    </w:p>
    <w:p w:rsidR="00000000" w:rsidDel="00000000" w:rsidP="00000000" w:rsidRDefault="00000000" w:rsidRPr="00000000" w14:paraId="0000014F">
      <w:pPr>
        <w:pStyle w:val="Heading3"/>
        <w:ind w:firstLine="0"/>
        <w:rPr/>
      </w:pPr>
      <w:bookmarkStart w:colFirst="0" w:colLast="0" w:name="_sm8dknsqu6p4" w:id="62"/>
      <w:bookmarkEnd w:id="62"/>
      <w:r w:rsidDel="00000000" w:rsidR="00000000" w:rsidRPr="00000000">
        <w:rPr>
          <w:rtl w:val="0"/>
        </w:rPr>
      </w:r>
    </w:p>
    <w:p w:rsidR="00000000" w:rsidDel="00000000" w:rsidP="00000000" w:rsidRDefault="00000000" w:rsidRPr="00000000" w14:paraId="00000150">
      <w:pPr>
        <w:pStyle w:val="Heading3"/>
        <w:ind w:firstLine="0"/>
        <w:rPr/>
        <w:sectPr>
          <w:headerReference r:id="rId33" w:type="default"/>
          <w:headerReference r:id="rId34" w:type="first"/>
          <w:footerReference r:id="rId35" w:type="default"/>
          <w:footerReference r:id="rId36" w:type="first"/>
          <w:type w:val="nextPage"/>
          <w:pgSz w:h="15840" w:w="12240" w:orient="portrait"/>
          <w:pgMar w:bottom="1440" w:top="1440" w:left="1440" w:right="1440" w:header="0" w:footer="720"/>
          <w:pgNumType w:start="1"/>
          <w:titlePg w:val="1"/>
        </w:sectPr>
      </w:pPr>
      <w:bookmarkStart w:colFirst="0" w:colLast="0" w:name="_gcxvd6o7rnnc" w:id="63"/>
      <w:bookmarkEnd w:id="63"/>
      <w:r w:rsidDel="00000000" w:rsidR="00000000" w:rsidRPr="00000000">
        <w:rPr>
          <w:rtl w:val="0"/>
        </w:rPr>
      </w:r>
    </w:p>
    <w:p w:rsidR="00000000" w:rsidDel="00000000" w:rsidP="00000000" w:rsidRDefault="00000000" w:rsidRPr="00000000" w14:paraId="00000151">
      <w:pPr>
        <w:pStyle w:val="Heading3"/>
        <w:ind w:firstLine="0"/>
        <w:rPr/>
      </w:pPr>
      <w:bookmarkStart w:colFirst="0" w:colLast="0" w:name="_b61hxxmso5k8" w:id="64"/>
      <w:bookmarkEnd w:id="64"/>
      <w:r w:rsidDel="00000000" w:rsidR="00000000" w:rsidRPr="00000000">
        <w:rPr>
          <w:rtl w:val="0"/>
        </w:rPr>
        <w:t xml:space="preserve">2024/2025 Round 1 Report (for reference)</w:t>
      </w:r>
    </w:p>
    <w:p w:rsidR="00000000" w:rsidDel="00000000" w:rsidP="00000000" w:rsidRDefault="00000000" w:rsidRPr="00000000" w14:paraId="00000152">
      <w:pPr>
        <w:pStyle w:val="Heading4"/>
        <w:rPr>
          <w:shd w:fill="cccccc" w:val="clear"/>
        </w:rPr>
      </w:pPr>
      <w:bookmarkStart w:colFirst="0" w:colLast="0" w:name="_um37p3net6tx" w:id="65"/>
      <w:bookmarkEnd w:id="65"/>
      <w:hyperlink r:id="rId37">
        <w:r w:rsidDel="00000000" w:rsidR="00000000" w:rsidRPr="00000000">
          <w:rPr>
            <w:rFonts w:ascii="Arial" w:cs="Arial" w:eastAsia="Arial" w:hAnsi="Arial"/>
            <w:color w:val="0000ee"/>
            <w:sz w:val="24"/>
            <w:szCs w:val="24"/>
            <w:u w:val="single"/>
            <w:shd w:fill="cccccc" w:val="clear"/>
            <w:rtl w:val="0"/>
          </w:rPr>
          <w:t xml:space="preserve">20250529-EHRGPRound-1-AwardsList.pdf</w:t>
        </w:r>
      </w:hyperlink>
      <w:r w:rsidDel="00000000" w:rsidR="00000000" w:rsidRPr="00000000">
        <w:rPr>
          <w:rtl w:val="0"/>
        </w:rPr>
      </w:r>
    </w:p>
    <w:p w:rsidR="00000000" w:rsidDel="00000000" w:rsidP="00000000" w:rsidRDefault="00000000" w:rsidRPr="00000000" w14:paraId="00000153">
      <w:pPr>
        <w:ind w:firstLine="0"/>
        <w:rPr>
          <w:shd w:fill="cccccc" w:val="clear"/>
        </w:rPr>
      </w:pPr>
      <w:r w:rsidDel="00000000" w:rsidR="00000000" w:rsidRPr="00000000">
        <w:rPr>
          <w:shd w:fill="cccccc" w:val="clear"/>
          <w:rtl w:val="0"/>
        </w:rPr>
        <w:t xml:space="preserve">The Extreme Heat and Community Resilience Program funds local, regional, and tribal efforts to mitigate extreme heat impacts, particularly in highly heat-burdened communities.</w:t>
      </w:r>
    </w:p>
    <w:p w:rsidR="00000000" w:rsidDel="00000000" w:rsidP="00000000" w:rsidRDefault="00000000" w:rsidRPr="00000000" w14:paraId="00000154">
      <w:pPr>
        <w:ind w:firstLine="0"/>
        <w:rPr>
          <w:shd w:fill="cccccc" w:val="clear"/>
        </w:rPr>
      </w:pPr>
      <w:r w:rsidDel="00000000" w:rsidR="00000000" w:rsidRPr="00000000">
        <w:rPr>
          <w:shd w:fill="cccccc" w:val="clear"/>
          <w:rtl w:val="0"/>
        </w:rPr>
        <w:t xml:space="preserve">Round 1 (FY 2024-25) distributed nearly $32 million across 46 projects, while future Round 2 implementation will be supported by the Greenhouse Gas Reduction Fund, Prop 4, and the Aliso Canyon Recovery Settlement.</w:t>
      </w:r>
    </w:p>
    <w:p w:rsidR="00000000" w:rsidDel="00000000" w:rsidP="00000000" w:rsidRDefault="00000000" w:rsidRPr="00000000" w14:paraId="00000155">
      <w:pPr>
        <w:ind w:firstLine="0"/>
        <w:rPr>
          <w:shd w:fill="cccccc" w:val="clear"/>
        </w:rPr>
      </w:pPr>
      <w:r w:rsidDel="00000000" w:rsidR="00000000" w:rsidRPr="00000000">
        <w:rPr>
          <w:shd w:fill="cccccc" w:val="clear"/>
          <w:rtl w:val="0"/>
        </w:rPr>
        <w:t xml:space="preserve">The primary purpose of the Extreme Heat and Community Resilience Program Round 1 is to support local, regional, and tribal efforts to mitigate the impacts of extreme heat. The program prioritizes the state's most heat-burdened communities by providing funding, technical support, and evaluation for projects that build resilience.</w:t>
      </w:r>
    </w:p>
    <w:p w:rsidR="00000000" w:rsidDel="00000000" w:rsidP="00000000" w:rsidRDefault="00000000" w:rsidRPr="00000000" w14:paraId="00000156">
      <w:pPr>
        <w:ind w:firstLine="0"/>
        <w:rPr>
          <w:b w:val="1"/>
          <w:bCs w:val="1"/>
          <w:shd w:fill="d9d9d9" w:val="clear"/>
        </w:rPr>
      </w:pPr>
      <w:r w:rsidDel="00000000" w:rsidR="00000000" w:rsidRPr="00000000">
        <w:rPr>
          <w:shd w:fill="d9d9d9" w:val="clear"/>
          <w:rtl w:val="0"/>
        </w:rPr>
        <w:t xml:space="preserve">Total Funding and Awards: Nearly $32 million was awarded across 46 individual projects for </w:t>
      </w:r>
      <w:r w:rsidDel="00000000" w:rsidR="00000000" w:rsidRPr="00000000">
        <w:rPr>
          <w:b w:val="1"/>
          <w:bCs w:val="1"/>
          <w:shd w:fill="d9d9d9" w:val="clear"/>
          <w:rtl w:val="0"/>
        </w:rPr>
        <w:t xml:space="preserve">the FY 2024-25 cycle.</w:t>
      </w:r>
    </w:p>
    <w:p w:rsidR="00000000" w:rsidDel="00000000" w:rsidP="00000000" w:rsidRDefault="00000000" w:rsidRPr="00000000" w14:paraId="00000157">
      <w:pPr>
        <w:ind w:firstLine="0"/>
        <w:rPr>
          <w:shd w:fill="d9d9d9" w:val="clear"/>
        </w:rPr>
      </w:pPr>
      <w:r w:rsidDel="00000000" w:rsidR="00000000" w:rsidRPr="00000000">
        <w:rPr>
          <w:b w:val="1"/>
          <w:bCs w:val="1"/>
          <w:shd w:fill="d9d9d9" w:val="clear"/>
          <w:rtl w:val="0"/>
        </w:rPr>
        <w:t xml:space="preserve">Target Population:</w:t>
      </w:r>
      <w:r w:rsidDel="00000000" w:rsidR="00000000" w:rsidRPr="00000000">
        <w:rPr>
          <w:shd w:fill="d9d9d9" w:val="clear"/>
          <w:rtl w:val="0"/>
        </w:rPr>
        <w:t xml:space="preserve"> The program specifically targets highly heat-burdened and disadvantaged communities, with over 95% of awarded projects representing a disadvantaged community.</w:t>
      </w:r>
    </w:p>
    <w:p w:rsidR="00000000" w:rsidDel="00000000" w:rsidP="00000000" w:rsidRDefault="00000000" w:rsidRPr="00000000" w14:paraId="00000158">
      <w:pPr>
        <w:ind w:firstLine="0"/>
        <w:rPr>
          <w:shd w:fill="d9d9d9" w:val="clear"/>
        </w:rPr>
      </w:pPr>
      <w:r w:rsidDel="00000000" w:rsidR="00000000" w:rsidRPr="00000000">
        <w:rPr>
          <w:b w:val="1"/>
          <w:bCs w:val="1"/>
          <w:shd w:fill="d9d9d9" w:val="clear"/>
          <w:rtl w:val="0"/>
        </w:rPr>
        <w:t xml:space="preserve">Eligible Entities:</w:t>
      </w:r>
      <w:r w:rsidDel="00000000" w:rsidR="00000000" w:rsidRPr="00000000">
        <w:rPr>
          <w:shd w:fill="d9d9d9" w:val="clear"/>
          <w:rtl w:val="0"/>
        </w:rPr>
        <w:t xml:space="preserve"> Funding was awarded to California Native American Tribes, local and regional public entities, community-based organizations, and academic institutions.</w:t>
      </w:r>
    </w:p>
    <w:p w:rsidR="00000000" w:rsidDel="00000000" w:rsidP="00000000" w:rsidRDefault="00000000" w:rsidRPr="00000000" w14:paraId="00000159">
      <w:pPr>
        <w:pStyle w:val="Heading5"/>
        <w:ind w:firstLine="0"/>
        <w:rPr>
          <w:shd w:fill="d9d9d9" w:val="clear"/>
        </w:rPr>
      </w:pPr>
      <w:bookmarkStart w:colFirst="0" w:colLast="0" w:name="_x9su334l1176" w:id="66"/>
      <w:bookmarkEnd w:id="66"/>
      <w:r w:rsidDel="00000000" w:rsidR="00000000" w:rsidRPr="00000000">
        <w:rPr>
          <w:shd w:fill="d9d9d9" w:val="clear"/>
          <w:rtl w:val="0"/>
        </w:rPr>
        <w:t xml:space="preserve">Project Categories: The scope of work is divided into four distinct grant tracks:</w:t>
      </w:r>
    </w:p>
    <w:p w:rsidR="00000000" w:rsidDel="00000000" w:rsidP="00000000" w:rsidRDefault="00000000" w:rsidRPr="00000000" w14:paraId="0000015A">
      <w:pPr>
        <w:ind w:firstLine="0"/>
        <w:rPr>
          <w:shd w:fill="d9d9d9" w:val="clear"/>
        </w:rPr>
      </w:pPr>
      <w:r w:rsidDel="00000000" w:rsidR="00000000" w:rsidRPr="00000000">
        <w:rPr>
          <w:b w:val="1"/>
          <w:bCs w:val="1"/>
          <w:shd w:fill="d9d9d9" w:val="clear"/>
          <w:rtl w:val="0"/>
        </w:rPr>
        <w:t xml:space="preserve">Large Implementation:</w:t>
      </w:r>
      <w:r w:rsidDel="00000000" w:rsidR="00000000" w:rsidRPr="00000000">
        <w:rPr>
          <w:shd w:fill="d9d9d9" w:val="clear"/>
          <w:rtl w:val="0"/>
        </w:rPr>
        <w:t xml:space="preserve"> Funding physical infrastructure such as community resilience centers, cooling amenities in parks, and tribal microgrids.</w:t>
      </w:r>
    </w:p>
    <w:p w:rsidR="00000000" w:rsidDel="00000000" w:rsidP="00000000" w:rsidRDefault="00000000" w:rsidRPr="00000000" w14:paraId="0000015B">
      <w:pPr>
        <w:ind w:firstLine="0"/>
        <w:rPr>
          <w:shd w:fill="d9d9d9" w:val="clear"/>
        </w:rPr>
      </w:pPr>
      <w:r w:rsidDel="00000000" w:rsidR="00000000" w:rsidRPr="00000000">
        <w:rPr>
          <w:b w:val="1"/>
          <w:bCs w:val="1"/>
          <w:shd w:fill="d9d9d9" w:val="clear"/>
          <w:rtl w:val="0"/>
        </w:rPr>
        <w:t xml:space="preserve">Small Implementation: </w:t>
      </w:r>
      <w:r w:rsidDel="00000000" w:rsidR="00000000" w:rsidRPr="00000000">
        <w:rPr>
          <w:shd w:fill="d9d9d9" w:val="clear"/>
          <w:rtl w:val="0"/>
        </w:rPr>
        <w:t xml:space="preserve">Focused on localized improvements like in-home cooling technology, HVAC upgrades for community centers, and heat-protective apparel for workers.</w:t>
      </w:r>
    </w:p>
    <w:p w:rsidR="00000000" w:rsidDel="00000000" w:rsidP="00000000" w:rsidRDefault="00000000" w:rsidRPr="00000000" w14:paraId="0000015C">
      <w:pPr>
        <w:ind w:firstLine="0"/>
        <w:rPr>
          <w:shd w:fill="d9d9d9" w:val="clear"/>
        </w:rPr>
      </w:pPr>
      <w:r w:rsidDel="00000000" w:rsidR="00000000" w:rsidRPr="00000000">
        <w:rPr>
          <w:b w:val="1"/>
          <w:bCs w:val="1"/>
          <w:shd w:fill="d9d9d9" w:val="clear"/>
          <w:rtl w:val="0"/>
        </w:rPr>
        <w:t xml:space="preserve">Large Planning:</w:t>
      </w:r>
      <w:r w:rsidDel="00000000" w:rsidR="00000000" w:rsidRPr="00000000">
        <w:rPr>
          <w:shd w:fill="d9d9d9" w:val="clear"/>
          <w:rtl w:val="0"/>
        </w:rPr>
        <w:t xml:space="preserve"> Supporting the development of comprehensive regional strategies, such as countywide Heat Action Plans and urban forest management plans.</w:t>
      </w:r>
    </w:p>
    <w:p w:rsidR="00000000" w:rsidDel="00000000" w:rsidP="00000000" w:rsidRDefault="00000000" w:rsidRPr="00000000" w14:paraId="0000015D">
      <w:pPr>
        <w:ind w:firstLine="0"/>
        <w:rPr>
          <w:shd w:fill="d9d9d9" w:val="clear"/>
        </w:rPr>
      </w:pPr>
      <w:r w:rsidDel="00000000" w:rsidR="00000000" w:rsidRPr="00000000">
        <w:rPr>
          <w:b w:val="1"/>
          <w:bCs w:val="1"/>
          <w:shd w:fill="d9d9d9" w:val="clear"/>
          <w:rtl w:val="0"/>
        </w:rPr>
        <w:t xml:space="preserve">Small Planning:</w:t>
      </w:r>
      <w:r w:rsidDel="00000000" w:rsidR="00000000" w:rsidRPr="00000000">
        <w:rPr>
          <w:shd w:fill="d9d9d9" w:val="clear"/>
          <w:rtl w:val="0"/>
        </w:rPr>
        <w:t xml:space="preserve"> Funding community-centered assessments, local heat response plans, and the creation of adaptation toolkits.</w:t>
      </w:r>
    </w:p>
    <w:p w:rsidR="00000000" w:rsidDel="00000000" w:rsidP="00000000" w:rsidRDefault="00000000" w:rsidRPr="00000000" w14:paraId="0000015E">
      <w:pPr>
        <w:pStyle w:val="Heading4"/>
        <w:ind w:firstLine="0"/>
        <w:rPr>
          <w:shd w:fill="d9d9d9" w:val="clear"/>
        </w:rPr>
      </w:pPr>
      <w:bookmarkStart w:colFirst="0" w:colLast="0" w:name="_i5lxows8vgmb" w:id="67"/>
      <w:bookmarkEnd w:id="67"/>
      <w:r w:rsidDel="00000000" w:rsidR="00000000" w:rsidRPr="00000000">
        <w:rPr>
          <w:shd w:fill="d9d9d9" w:val="clear"/>
          <w:rtl w:val="0"/>
        </w:rPr>
        <w:t xml:space="preserve">Large Implementation Grants</w:t>
      </w:r>
    </w:p>
    <w:p w:rsidR="00000000" w:rsidDel="00000000" w:rsidP="00000000" w:rsidRDefault="00000000" w:rsidRPr="00000000" w14:paraId="0000015F">
      <w:pPr>
        <w:ind w:firstLine="0"/>
        <w:rPr>
          <w:shd w:fill="d9d9d9" w:val="clear"/>
        </w:rPr>
      </w:pPr>
      <w:r w:rsidDel="00000000" w:rsidR="00000000" w:rsidRPr="00000000">
        <w:rPr>
          <w:shd w:fill="d9d9d9" w:val="clear"/>
          <w:rtl w:val="0"/>
        </w:rPr>
        <w:t xml:space="preserve">A total of $15,765,669 awarded to fund physical cooling infrastructure and localized emergency response upgrades.</w:t>
      </w:r>
    </w:p>
    <w:p w:rsidR="00000000" w:rsidDel="00000000" w:rsidP="00000000" w:rsidRDefault="00000000" w:rsidRPr="00000000" w14:paraId="00000160">
      <w:pPr>
        <w:ind w:firstLine="0"/>
        <w:rPr>
          <w:shd w:fill="d9d9d9" w:val="clear"/>
        </w:rPr>
      </w:pPr>
      <w:r w:rsidDel="00000000" w:rsidR="00000000" w:rsidRPr="00000000">
        <w:rPr>
          <w:shd w:fill="d9d9d9" w:val="clear"/>
          <w:rtl w:val="0"/>
        </w:rPr>
        <w:t xml:space="preserve">Funded initiatives include developing community resilience hubs, installing spraygrounds, expanding park cooling amenities, and constructing tribal microgrids to ensure reliable cooling.</w:t>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pStyle w:val="Heading4"/>
        <w:ind w:firstLine="0"/>
        <w:rPr>
          <w:shd w:fill="cccccc" w:val="clear"/>
        </w:rPr>
      </w:pPr>
      <w:bookmarkStart w:colFirst="0" w:colLast="0" w:name="_gq16hwagxt5b" w:id="68"/>
      <w:bookmarkEnd w:id="68"/>
      <w:r w:rsidDel="00000000" w:rsidR="00000000" w:rsidRPr="00000000">
        <w:rPr>
          <w:shd w:fill="cccccc" w:val="clear"/>
          <w:rtl w:val="0"/>
        </w:rPr>
        <w:t xml:space="preserve">Small Implementation Grants</w:t>
      </w:r>
    </w:p>
    <w:p w:rsidR="00000000" w:rsidDel="00000000" w:rsidP="00000000" w:rsidRDefault="00000000" w:rsidRPr="00000000" w14:paraId="00000163">
      <w:pPr>
        <w:ind w:firstLine="0"/>
        <w:rPr>
          <w:shd w:fill="cccccc" w:val="clear"/>
        </w:rPr>
      </w:pPr>
      <w:r w:rsidDel="00000000" w:rsidR="00000000" w:rsidRPr="00000000">
        <w:rPr>
          <w:shd w:fill="cccccc" w:val="clear"/>
          <w:rtl w:val="0"/>
        </w:rPr>
        <w:t xml:space="preserve">This category distributed $4,133,098.09 across smaller-scale neighborhood and facility improvements.</w:t>
      </w:r>
    </w:p>
    <w:p w:rsidR="00000000" w:rsidDel="00000000" w:rsidP="00000000" w:rsidRDefault="00000000" w:rsidRPr="00000000" w14:paraId="00000164">
      <w:pPr>
        <w:ind w:firstLine="0"/>
        <w:rPr>
          <w:shd w:fill="cccccc" w:val="clear"/>
        </w:rPr>
      </w:pPr>
      <w:r w:rsidDel="00000000" w:rsidR="00000000" w:rsidRPr="00000000">
        <w:rPr>
          <w:shd w:fill="cccccc" w:val="clear"/>
          <w:rtl w:val="0"/>
        </w:rPr>
        <w:t xml:space="preserve">Projects include installing in-home cooling technology, upgrading community center HVAC systems, adding schoolyard shading, and providing heat-protective apparel for agricultural workers.</w:t>
      </w:r>
    </w:p>
    <w:p w:rsidR="00000000" w:rsidDel="00000000" w:rsidP="00000000" w:rsidRDefault="00000000" w:rsidRPr="00000000" w14:paraId="00000165">
      <w:pPr>
        <w:pStyle w:val="Heading4"/>
        <w:ind w:firstLine="0"/>
        <w:rPr>
          <w:shd w:fill="cccccc" w:val="clear"/>
        </w:rPr>
      </w:pPr>
      <w:bookmarkStart w:colFirst="0" w:colLast="0" w:name="_644gdwdtca4m" w:id="69"/>
      <w:bookmarkEnd w:id="69"/>
      <w:r w:rsidDel="00000000" w:rsidR="00000000" w:rsidRPr="00000000">
        <w:rPr>
          <w:shd w:fill="cccccc" w:val="clear"/>
          <w:rtl w:val="0"/>
        </w:rPr>
        <w:t xml:space="preserve">Large Planning Grants    </w:t>
      </w:r>
    </w:p>
    <w:p w:rsidR="00000000" w:rsidDel="00000000" w:rsidP="00000000" w:rsidRDefault="00000000" w:rsidRPr="00000000" w14:paraId="00000166">
      <w:pPr>
        <w:ind w:firstLine="0"/>
        <w:rPr>
          <w:shd w:fill="cccccc" w:val="clear"/>
        </w:rPr>
      </w:pPr>
      <w:r w:rsidDel="00000000" w:rsidR="00000000" w:rsidRPr="00000000">
        <w:rPr>
          <w:shd w:fill="cccccc" w:val="clear"/>
          <w:rtl w:val="0"/>
        </w:rPr>
        <w:t xml:space="preserve">A total allocation of $7,741,170 supports regional strategy development and comprehensive heat action frameworks.</w:t>
      </w:r>
    </w:p>
    <w:p w:rsidR="00000000" w:rsidDel="00000000" w:rsidP="00000000" w:rsidRDefault="00000000" w:rsidRPr="00000000" w14:paraId="00000167">
      <w:pPr>
        <w:ind w:firstLine="0"/>
        <w:rPr>
          <w:shd w:fill="cccccc" w:val="clear"/>
        </w:rPr>
      </w:pPr>
      <w:r w:rsidDel="00000000" w:rsidR="00000000" w:rsidRPr="00000000">
        <w:rPr>
          <w:shd w:fill="cccccc" w:val="clear"/>
          <w:rtl w:val="0"/>
        </w:rPr>
        <w:t xml:space="preserve">Activities focus on drafting city and countywide Heat Action Plans, designing school-based renewable energy microgrids, and forming urban forest management plans to increase tree canopy coverage.</w:t>
      </w:r>
    </w:p>
    <w:p w:rsidR="00000000" w:rsidDel="00000000" w:rsidP="00000000" w:rsidRDefault="00000000" w:rsidRPr="00000000" w14:paraId="00000168">
      <w:pPr>
        <w:pStyle w:val="Heading4"/>
        <w:ind w:firstLine="0"/>
        <w:rPr>
          <w:shd w:fill="cccccc" w:val="clear"/>
        </w:rPr>
      </w:pPr>
      <w:bookmarkStart w:colFirst="0" w:colLast="0" w:name="_hsk947atim7d" w:id="70"/>
      <w:bookmarkEnd w:id="70"/>
      <w:r w:rsidDel="00000000" w:rsidR="00000000" w:rsidRPr="00000000">
        <w:rPr>
          <w:shd w:fill="cccccc" w:val="clear"/>
          <w:rtl w:val="0"/>
        </w:rPr>
        <w:t xml:space="preserve">Small Planning Grants</w:t>
      </w:r>
    </w:p>
    <w:p w:rsidR="00000000" w:rsidDel="00000000" w:rsidP="00000000" w:rsidRDefault="00000000" w:rsidRPr="00000000" w14:paraId="00000169">
      <w:pPr>
        <w:ind w:firstLine="0"/>
        <w:rPr>
          <w:shd w:fill="cccccc" w:val="clear"/>
        </w:rPr>
      </w:pPr>
      <w:r w:rsidDel="00000000" w:rsidR="00000000" w:rsidRPr="00000000">
        <w:rPr>
          <w:shd w:fill="cccccc" w:val="clear"/>
          <w:rtl w:val="0"/>
        </w:rPr>
        <w:t xml:space="preserve">This track provides $4,294,225.30 for highly localized, community-driven climate assessments and toolkit creation.</w:t>
      </w:r>
    </w:p>
    <w:p w:rsidR="00000000" w:rsidDel="00000000" w:rsidP="00000000" w:rsidRDefault="00000000" w:rsidRPr="00000000" w14:paraId="0000016A">
      <w:pPr>
        <w:ind w:firstLine="0"/>
        <w:rPr/>
        <w:sectPr>
          <w:headerReference r:id="rId38" w:type="default"/>
          <w:headerReference r:id="rId39" w:type="first"/>
          <w:footerReference r:id="rId40" w:type="default"/>
          <w:footerReference r:id="rId41" w:type="first"/>
          <w:type w:val="nextPage"/>
          <w:pgSz w:h="15840" w:w="12240" w:orient="portrait"/>
          <w:pgMar w:bottom="1440" w:top="1440" w:left="1440" w:right="1440" w:header="0" w:footer="720"/>
        </w:sectPr>
      </w:pPr>
      <w:r w:rsidDel="00000000" w:rsidR="00000000" w:rsidRPr="00000000">
        <w:rPr>
          <w:shd w:fill="cccccc" w:val="clear"/>
          <w:rtl w:val="0"/>
        </w:rPr>
        <w:t xml:space="preserve">Efforts center on creating localized heat response plans, conducting community-based participatory research, mapping natural cooling assets, and planning green schoolyards.</w:t>
      </w:r>
      <w:r w:rsidDel="00000000" w:rsidR="00000000" w:rsidRPr="00000000">
        <w:rPr>
          <w:rtl w:val="0"/>
        </w:rPr>
      </w:r>
    </w:p>
    <w:p w:rsidR="00000000" w:rsidDel="00000000" w:rsidP="00000000" w:rsidRDefault="00000000" w:rsidRPr="00000000" w14:paraId="00000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headerReference r:id="rId43" w:type="first"/>
          <w:footerReference r:id="rId44" w:type="default"/>
          <w:footerReference r:id="rId45" w:type="first"/>
          <w:type w:val="nextPage"/>
          <w:pgSz w:h="15840" w:w="12240" w:orient="portrait"/>
          <w:pgMar w:bottom="1440" w:top="1440" w:left="1440" w:right="1440" w:header="0" w:footer="720"/>
          <w:pgNumType w:start="1"/>
        </w:sectPr>
      </w:pPr>
      <w:bookmarkStart w:colFirst="0" w:colLast="0" w:name="_828gdykw9an0" w:id="71"/>
      <w:bookmarkEnd w:id="71"/>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16C">
      <w:pPr>
        <w:pStyle w:val="Heading2"/>
        <w:keepNext w:val="1"/>
        <w:keepLines w:val="1"/>
        <w:pBdr>
          <w:top w:color="999999" w:space="2" w:sz="8" w:val="single"/>
        </w:pBdr>
        <w:spacing w:after="80" w:before="280" w:line="276" w:lineRule="auto"/>
        <w:ind w:left="0" w:firstLine="0"/>
        <w:rPr/>
      </w:pPr>
      <w:bookmarkStart w:colFirst="0" w:colLast="0" w:name="_2cbi67wahmhf" w:id="72"/>
      <w:bookmarkEnd w:id="72"/>
      <w:r w:rsidDel="00000000" w:rsidR="00000000" w:rsidRPr="00000000">
        <w:rPr>
          <w:rtl w:val="0"/>
        </w:rPr>
        <w:t xml:space="preserve">Extreme Heat and Greening Grants</w:t>
      </w:r>
    </w:p>
    <w:p w:rsidR="00000000" w:rsidDel="00000000" w:rsidP="00000000" w:rsidRDefault="00000000" w:rsidRPr="00000000" w14:paraId="0000016D">
      <w:pPr>
        <w:keepNext w:val="1"/>
        <w:keepLines w:val="1"/>
        <w:pBdr>
          <w:top w:color="999999" w:space="2" w:sz="8" w:val="single"/>
        </w:pBdr>
        <w:spacing w:after="80" w:before="280" w:line="276" w:lineRule="auto"/>
        <w:ind w:left="0" w:firstLine="0"/>
        <w:rPr/>
      </w:pPr>
      <w:r w:rsidDel="00000000" w:rsidR="00000000" w:rsidRPr="00000000">
        <w:rPr>
          <w:rtl w:val="0"/>
        </w:rPr>
        <w:t xml:space="preserve">Fri, Aug 7, 2026</w:t>
      </w:r>
    </w:p>
    <w:p w:rsidR="00000000" w:rsidDel="00000000" w:rsidP="00000000" w:rsidRDefault="00000000" w:rsidRPr="00000000" w14:paraId="0000016E">
      <w:pPr>
        <w:pStyle w:val="Heading3"/>
        <w:keepNext w:val="1"/>
        <w:keepLines w:val="1"/>
        <w:pBdr>
          <w:top w:color="999999" w:space="2" w:sz="8" w:val="single"/>
        </w:pBdr>
        <w:spacing w:after="80" w:before="280" w:line="276" w:lineRule="auto"/>
        <w:ind w:left="0" w:firstLine="0"/>
        <w:rPr/>
      </w:pPr>
      <w:bookmarkStart w:colFirst="0" w:colLast="0" w:name="_k8fm10fg7haa" w:id="73"/>
      <w:bookmarkEnd w:id="73"/>
      <w:r w:rsidDel="00000000" w:rsidR="00000000" w:rsidRPr="00000000">
        <w:rPr>
          <w:rtl w:val="0"/>
        </w:rPr>
        <w:t xml:space="preserve">Summary:</w:t>
      </w:r>
    </w:p>
    <w:p w:rsidR="00000000" w:rsidDel="00000000" w:rsidP="00000000" w:rsidRDefault="00000000" w:rsidRPr="00000000" w14:paraId="0000016F">
      <w:pPr>
        <w:keepNext w:val="1"/>
        <w:keepLines w:val="1"/>
        <w:pBdr>
          <w:top w:color="999999" w:space="2" w:sz="8" w:val="single"/>
        </w:pBdr>
        <w:spacing w:after="80" w:before="280" w:line="276" w:lineRule="auto"/>
        <w:ind w:left="0" w:firstLine="0"/>
        <w:rPr/>
      </w:pPr>
      <w:r w:rsidDel="00000000" w:rsidR="00000000" w:rsidRPr="00000000">
        <w:rPr>
          <w:rtl w:val="0"/>
        </w:rPr>
        <w:t xml:space="preserve">Team reviewed grant fit and co‑applicant needs for bus stop proposals.</w:t>
      </w:r>
    </w:p>
    <w:p w:rsidR="00000000" w:rsidDel="00000000" w:rsidP="00000000" w:rsidRDefault="00000000" w:rsidRPr="00000000" w14:paraId="00000170">
      <w:pPr>
        <w:keepNext w:val="1"/>
        <w:keepLines w:val="1"/>
        <w:pBdr>
          <w:top w:color="999999" w:space="2" w:sz="8" w:val="single"/>
        </w:pBdr>
        <w:spacing w:after="80" w:before="280" w:line="276" w:lineRule="auto"/>
        <w:ind w:left="0" w:firstLine="0"/>
        <w:rPr/>
      </w:pPr>
      <w:r w:rsidDel="00000000" w:rsidR="00000000" w:rsidRPr="00000000">
        <w:rPr>
          <w:rtl w:val="0"/>
        </w:rPr>
        <w:t xml:space="preserve">• Targeting Early Infrastructure tier for bus stop project</w:t>
      </w:r>
    </w:p>
    <w:p w:rsidR="00000000" w:rsidDel="00000000" w:rsidP="00000000" w:rsidRDefault="00000000" w:rsidRPr="00000000" w14:paraId="00000171">
      <w:pPr>
        <w:keepNext w:val="1"/>
        <w:keepLines w:val="1"/>
        <w:pBdr>
          <w:top w:color="999999" w:space="2" w:sz="8" w:val="single"/>
        </w:pBdr>
        <w:spacing w:after="80" w:before="280" w:line="276" w:lineRule="auto"/>
        <w:ind w:left="0" w:firstLine="0"/>
        <w:rPr/>
      </w:pPr>
      <w:r w:rsidDel="00000000" w:rsidR="00000000" w:rsidRPr="00000000">
        <w:rPr>
          <w:rtl w:val="0"/>
        </w:rPr>
        <w:t xml:space="preserve">• SOS Richmond identified as CBO partner for Tuesday submission</w:t>
      </w:r>
    </w:p>
    <w:p w:rsidR="00000000" w:rsidDel="00000000" w:rsidP="00000000" w:rsidRDefault="00000000" w:rsidRPr="00000000" w14:paraId="00000172">
      <w:pPr>
        <w:keepNext w:val="1"/>
        <w:keepLines w:val="1"/>
        <w:pBdr>
          <w:top w:color="999999" w:space="2" w:sz="8" w:val="single"/>
        </w:pBdr>
        <w:spacing w:after="80" w:before="280" w:line="276" w:lineRule="auto"/>
        <w:ind w:left="0" w:firstLine="0"/>
        <w:rPr/>
      </w:pPr>
      <w:r w:rsidDel="00000000" w:rsidR="00000000" w:rsidRPr="00000000">
        <w:rPr>
          <w:rtl w:val="0"/>
        </w:rPr>
        <w:t xml:space="preserve">• Urban Greening invite: ~$4.2M for ~10 stops, ~1 month deadline</w:t>
      </w:r>
    </w:p>
    <w:p w:rsidR="00000000" w:rsidDel="00000000" w:rsidP="00000000" w:rsidRDefault="00000000" w:rsidRPr="00000000" w14:paraId="00000173">
      <w:pPr>
        <w:keepNext w:val="1"/>
        <w:keepLines w:val="1"/>
        <w:pBdr>
          <w:top w:color="999999" w:space="2" w:sz="8" w:val="single"/>
        </w:pBdr>
        <w:spacing w:after="80" w:before="280" w:line="276" w:lineRule="auto"/>
        <w:ind w:left="0" w:firstLine="0"/>
        <w:rPr/>
      </w:pPr>
      <w:r w:rsidDel="00000000" w:rsidR="00000000" w:rsidRPr="00000000">
        <w:rPr>
          <w:rtl w:val="0"/>
        </w:rPr>
        <w:t xml:space="preserve">• Pre-application web form due Tuesday at 2 p.m.</w:t>
      </w:r>
    </w:p>
    <w:p w:rsidR="00000000" w:rsidDel="00000000" w:rsidP="00000000" w:rsidRDefault="00000000" w:rsidRPr="00000000" w14:paraId="00000174">
      <w:pPr>
        <w:keepNext w:val="1"/>
        <w:keepLines w:val="1"/>
        <w:pBdr>
          <w:top w:color="999999" w:space="2" w:sz="8" w:val="single"/>
        </w:pBdr>
        <w:spacing w:after="80" w:before="280" w:line="276" w:lineRule="auto"/>
        <w:ind w:left="0" w:firstLine="0"/>
        <w:rPr/>
      </w:pPr>
      <w:r w:rsidDel="00000000" w:rsidR="00000000" w:rsidRPr="00000000">
        <w:rPr>
          <w:rtl w:val="0"/>
        </w:rPr>
        <w:t xml:space="preserve">• Memorial Park preferred over Ambrose given constraints</w:t>
      </w:r>
    </w:p>
    <w:p w:rsidR="00000000" w:rsidDel="00000000" w:rsidP="00000000" w:rsidRDefault="00000000" w:rsidRPr="00000000" w14:paraId="00000175">
      <w:pPr>
        <w:pStyle w:val="Heading3"/>
        <w:keepNext w:val="1"/>
        <w:keepLines w:val="1"/>
        <w:pBdr>
          <w:top w:color="999999" w:space="2" w:sz="8" w:val="single"/>
        </w:pBdr>
        <w:spacing w:after="80" w:before="280" w:line="276" w:lineRule="auto"/>
        <w:ind w:left="0" w:firstLine="0"/>
        <w:rPr/>
      </w:pPr>
      <w:bookmarkStart w:colFirst="0" w:colLast="0" w:name="_qo5h2f5h4s7q" w:id="74"/>
      <w:bookmarkEnd w:id="74"/>
      <w:r w:rsidDel="00000000" w:rsidR="00000000" w:rsidRPr="00000000">
        <w:rPr>
          <w:rtl w:val="0"/>
        </w:rPr>
        <w:t xml:space="preserve">Action Items:</w:t>
      </w:r>
    </w:p>
    <w:p w:rsidR="00000000" w:rsidDel="00000000" w:rsidP="00000000" w:rsidRDefault="00000000" w:rsidRPr="00000000" w14:paraId="00000176">
      <w:pPr>
        <w:keepNext w:val="1"/>
        <w:keepLines w:val="1"/>
        <w:pBdr>
          <w:top w:color="999999" w:space="2" w:sz="8" w:val="single"/>
        </w:pBdr>
        <w:spacing w:after="80" w:before="280" w:line="276" w:lineRule="auto"/>
        <w:ind w:left="0" w:firstLine="0"/>
        <w:rPr/>
      </w:pPr>
      <w:r w:rsidDel="00000000" w:rsidR="00000000" w:rsidRPr="00000000">
        <w:rPr>
          <w:rtl w:val="0"/>
        </w:rPr>
        <w:t xml:space="preserve">* Chris Lim will reach out to SOS Richmond to confirm their interest and capacity to serve as the CBO/workforce partner for the EHCRP pre-application.</w:t>
      </w:r>
    </w:p>
    <w:p w:rsidR="00000000" w:rsidDel="00000000" w:rsidP="00000000" w:rsidRDefault="00000000" w:rsidRPr="00000000" w14:paraId="00000177">
      <w:pPr>
        <w:keepNext w:val="1"/>
        <w:keepLines w:val="1"/>
        <w:pBdr>
          <w:top w:color="999999" w:space="2" w:sz="8" w:val="single"/>
        </w:pBdr>
        <w:spacing w:after="80" w:before="280" w:line="276" w:lineRule="auto"/>
        <w:ind w:left="0" w:firstLine="0"/>
        <w:rPr/>
      </w:pPr>
      <w:r w:rsidDel="00000000" w:rsidR="00000000" w:rsidRPr="00000000">
        <w:rPr>
          <w:rtl w:val="0"/>
        </w:rPr>
        <w:t xml:space="preserve">* Ivan Heitmann will loop Dr. into the application discussion and share notes or suggested connections that may strengthen partnerships.</w:t>
      </w:r>
    </w:p>
    <w:p w:rsidR="00000000" w:rsidDel="00000000" w:rsidP="00000000" w:rsidRDefault="00000000" w:rsidRPr="00000000" w14:paraId="00000178">
      <w:pPr>
        <w:keepNext w:val="1"/>
        <w:keepLines w:val="1"/>
        <w:pBdr>
          <w:top w:color="999999" w:space="2" w:sz="8" w:val="single"/>
        </w:pBdr>
        <w:spacing w:after="80" w:before="280" w:line="276" w:lineRule="auto"/>
        <w:ind w:left="0" w:firstLine="0"/>
        <w:rPr/>
      </w:pPr>
      <w:r w:rsidDel="00000000" w:rsidR="00000000" w:rsidRPr="00000000">
        <w:rPr>
          <w:rtl w:val="0"/>
        </w:rPr>
        <w:t xml:space="preserve">* Chris Lim will complete the online pre-application form using the shared Google Doc checklist and aim to finish by Monday afternoon before the Tuesday deadline.</w:t>
      </w:r>
    </w:p>
    <w:p w:rsidR="00000000" w:rsidDel="00000000" w:rsidP="00000000" w:rsidRDefault="00000000" w:rsidRPr="00000000" w14:paraId="00000179">
      <w:pPr>
        <w:keepNext w:val="1"/>
        <w:keepLines w:val="1"/>
        <w:pBdr>
          <w:top w:color="999999" w:space="2" w:sz="8" w:val="single"/>
        </w:pBdr>
        <w:spacing w:after="80" w:before="280" w:line="276" w:lineRule="auto"/>
        <w:ind w:left="0" w:firstLine="0"/>
        <w:rPr/>
      </w:pPr>
      <w:r w:rsidDel="00000000" w:rsidR="00000000" w:rsidRPr="00000000">
        <w:rPr>
          <w:rtl w:val="0"/>
        </w:rPr>
        <w:t xml:space="preserve">* Ivan Heitmann will review the pre-application form more carefully today and coordinate edits via email and the shared document to prepare for Monday completion.</w:t>
      </w:r>
    </w:p>
    <w:p w:rsidR="00000000" w:rsidDel="00000000" w:rsidP="00000000" w:rsidRDefault="00000000" w:rsidRPr="00000000" w14:paraId="0000017A">
      <w:pPr>
        <w:keepNext w:val="1"/>
        <w:keepLines w:val="1"/>
        <w:pBdr>
          <w:top w:color="999999" w:space="2" w:sz="8" w:val="single"/>
        </w:pBdr>
        <w:spacing w:after="80" w:before="280" w:line="276" w:lineRule="auto"/>
        <w:ind w:left="0" w:firstLine="0"/>
        <w:rPr/>
      </w:pPr>
      <w:r w:rsidDel="00000000" w:rsidR="00000000" w:rsidRPr="00000000">
        <w:rPr>
          <w:rtl w:val="0"/>
        </w:rPr>
        <w:t xml:space="preserve">* James Hansen will provide or adapt his prior heat-focused application language for use in the extreme heat pre-application or a separate Ambrose proposal.</w:t>
      </w:r>
    </w:p>
    <w:p w:rsidR="00000000" w:rsidDel="00000000" w:rsidP="00000000" w:rsidRDefault="00000000" w:rsidRPr="00000000" w14:paraId="0000017B">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reach out to Lori to explain the proposal ideas, ask whether she thinks a CBO partnership is tenable, and request that she consider taking point on the application form if willing</w:t>
      </w:r>
    </w:p>
    <w:p w:rsidR="00000000" w:rsidDel="00000000" w:rsidP="00000000" w:rsidRDefault="00000000" w:rsidRPr="00000000" w14:paraId="0000017C">
      <w:pPr>
        <w:keepNext w:val="1"/>
        <w:keepLines w:val="1"/>
        <w:pBdr>
          <w:top w:color="999999" w:space="2" w:sz="8" w:val="single"/>
        </w:pBdr>
        <w:spacing w:after="80" w:before="280" w:line="276" w:lineRule="auto"/>
        <w:ind w:left="0" w:firstLine="0"/>
        <w:rPr/>
      </w:pPr>
      <w:r w:rsidDel="00000000" w:rsidR="00000000" w:rsidRPr="00000000">
        <w:rPr>
          <w:rtl w:val="0"/>
        </w:rPr>
        <w:t xml:space="preserve">* Chris will ask for the Gardening Club contact and confirm whether the club is a suitable partner and whether it is a 501(c)(3)</w:t>
      </w:r>
    </w:p>
    <w:p w:rsidR="00000000" w:rsidDel="00000000" w:rsidP="00000000" w:rsidRDefault="00000000" w:rsidRPr="00000000" w14:paraId="0000017D">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support Lori by providing the application template and the information she needs to complete the form, using the Moodle template as a starting point</w:t>
      </w:r>
    </w:p>
    <w:p w:rsidR="00000000" w:rsidDel="00000000" w:rsidP="00000000" w:rsidRDefault="00000000" w:rsidRPr="00000000" w14:paraId="0000017E">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draft the outreach email in the shared document so the team can collaborate and send it early</w:t>
      </w:r>
    </w:p>
    <w:p w:rsidR="00000000" w:rsidDel="00000000" w:rsidP="00000000" w:rsidRDefault="00000000" w:rsidRPr="00000000" w14:paraId="0000017F">
      <w:pPr>
        <w:pStyle w:val="Heading3"/>
        <w:keepNext w:val="1"/>
        <w:keepLines w:val="1"/>
        <w:pBdr>
          <w:top w:color="999999" w:space="2" w:sz="8" w:val="single"/>
        </w:pBdr>
        <w:spacing w:after="80" w:before="280" w:line="276" w:lineRule="auto"/>
        <w:ind w:left="0" w:firstLine="0"/>
        <w:rPr/>
      </w:pPr>
      <w:bookmarkStart w:colFirst="0" w:colLast="0" w:name="_4lhltjuuogw0" w:id="75"/>
      <w:bookmarkEnd w:id="75"/>
      <w:r w:rsidDel="00000000" w:rsidR="00000000" w:rsidRPr="00000000">
        <w:rPr>
          <w:rtl w:val="0"/>
        </w:rPr>
        <w:t xml:space="preserve">Key Discussion Points:</w:t>
      </w:r>
    </w:p>
    <w:p w:rsidR="00000000" w:rsidDel="00000000" w:rsidP="00000000" w:rsidRDefault="00000000" w:rsidRPr="00000000" w14:paraId="00000180">
      <w:pPr>
        <w:pStyle w:val="Heading4"/>
        <w:pBdr>
          <w:top w:color="999999" w:space="2" w:sz="8" w:val="single"/>
        </w:pBdr>
        <w:spacing w:after="80" w:before="280" w:line="276" w:lineRule="auto"/>
        <w:ind w:left="0" w:firstLine="0"/>
        <w:rPr/>
      </w:pPr>
      <w:bookmarkStart w:colFirst="0" w:colLast="0" w:name="_vsxdgnouv0pa" w:id="76"/>
      <w:bookmarkEnd w:id="76"/>
      <w:r w:rsidDel="00000000" w:rsidR="00000000" w:rsidRPr="00000000">
        <w:rPr>
          <w:rtl w:val="0"/>
        </w:rPr>
        <w:t xml:space="preserve">EHCRP requirements and eligibility</w:t>
      </w:r>
    </w:p>
    <w:p w:rsidR="00000000" w:rsidDel="00000000" w:rsidP="00000000" w:rsidRDefault="00000000" w:rsidRPr="00000000" w14:paraId="00000181">
      <w:pPr>
        <w:keepNext w:val="1"/>
        <w:keepLines w:val="1"/>
        <w:pBdr>
          <w:top w:color="999999" w:space="2" w:sz="8" w:val="single"/>
        </w:pBdr>
        <w:spacing w:after="80" w:before="280" w:line="276" w:lineRule="auto"/>
        <w:ind w:left="0" w:firstLine="0"/>
        <w:rPr/>
      </w:pPr>
      <w:r w:rsidDel="00000000" w:rsidR="00000000" w:rsidRPr="00000000">
        <w:rPr>
          <w:rtl w:val="0"/>
        </w:rPr>
        <w:t xml:space="preserve">The meeting opened with a review of the EHCRP pre-application materials, parsing what is necessary for a Tuesday submission and noting the list of required items is fairly limited. The group discussed program values, project-type tiers, co-applicant and site-control rules, and tribal partnership possibilities that could strengthen an application.</w:t>
      </w:r>
    </w:p>
    <w:p w:rsidR="00000000" w:rsidDel="00000000" w:rsidP="00000000" w:rsidRDefault="00000000" w:rsidRPr="00000000" w14:paraId="00000182">
      <w:pPr>
        <w:pStyle w:val="Heading4"/>
        <w:pBdr>
          <w:top w:color="999999" w:space="2" w:sz="8" w:val="single"/>
        </w:pBdr>
        <w:spacing w:after="80" w:before="280" w:line="276" w:lineRule="auto"/>
        <w:ind w:left="0" w:firstLine="0"/>
        <w:rPr/>
      </w:pPr>
      <w:bookmarkStart w:colFirst="0" w:colLast="0" w:name="_s49h90rj9fba" w:id="77"/>
      <w:bookmarkEnd w:id="77"/>
      <w:r w:rsidDel="00000000" w:rsidR="00000000" w:rsidRPr="00000000">
        <w:rPr>
          <w:rtl w:val="0"/>
        </w:rPr>
        <w:t xml:space="preserve">Urban greening grant update and bus stop project</w:t>
      </w:r>
    </w:p>
    <w:p w:rsidR="00000000" w:rsidDel="00000000" w:rsidP="00000000" w:rsidRDefault="00000000" w:rsidRPr="00000000" w14:paraId="00000183">
      <w:pPr>
        <w:keepNext w:val="1"/>
        <w:keepLines w:val="1"/>
        <w:pBdr>
          <w:top w:color="999999" w:space="2" w:sz="8" w:val="single"/>
        </w:pBdr>
        <w:spacing w:after="80" w:before="280" w:line="276" w:lineRule="auto"/>
        <w:ind w:left="0" w:firstLine="0"/>
        <w:rPr/>
      </w:pPr>
      <w:r w:rsidDel="00000000" w:rsidR="00000000" w:rsidRPr="00000000">
        <w:rPr>
          <w:rtl w:val="0"/>
        </w:rPr>
        <w:t xml:space="preserve">Chris updated the team that a CNRA urban greening pre-proposal was invited to full proposal and could fund planning and implementation for about ten bus stops (~$4.2M) with a due date in about a month. The team explored coordinating the urban greening and extreme heat grants so planning could be funded by one and implementation by the other, but recognized timeline mismatches and proposed applying to both as a hedge.</w:t>
      </w:r>
    </w:p>
    <w:p w:rsidR="00000000" w:rsidDel="00000000" w:rsidP="00000000" w:rsidRDefault="00000000" w:rsidRPr="00000000" w14:paraId="00000184">
      <w:pPr>
        <w:pStyle w:val="Heading4"/>
        <w:pBdr>
          <w:top w:color="999999" w:space="2" w:sz="8" w:val="single"/>
        </w:pBdr>
        <w:spacing w:after="80" w:before="280" w:line="276" w:lineRule="auto"/>
        <w:ind w:left="0" w:firstLine="0"/>
        <w:rPr/>
      </w:pPr>
      <w:bookmarkStart w:colFirst="0" w:colLast="0" w:name="_9n2egohkwe43" w:id="78"/>
      <w:bookmarkEnd w:id="78"/>
      <w:r w:rsidDel="00000000" w:rsidR="00000000" w:rsidRPr="00000000">
        <w:rPr>
          <w:rtl w:val="0"/>
        </w:rPr>
        <w:t xml:space="preserve">Partner eligibility and CBO discussion</w:t>
      </w:r>
    </w:p>
    <w:p w:rsidR="00000000" w:rsidDel="00000000" w:rsidP="00000000" w:rsidRDefault="00000000" w:rsidRPr="00000000" w14:paraId="00000185">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checked document sharing and clarified which project tier applies, confirming early infrastructure as the likely category. They discussed the need for a CBO partner and evaluated SOS Richmond as a possible CBO/workforce partner, confirming geographic eligibility and Chris’s intent to include them. The group also confirmed the pre-application is an online form that requires a site address.</w:t>
      </w:r>
    </w:p>
    <w:p w:rsidR="00000000" w:rsidDel="00000000" w:rsidP="00000000" w:rsidRDefault="00000000" w:rsidRPr="00000000" w14:paraId="00000186">
      <w:pPr>
        <w:pStyle w:val="Heading4"/>
        <w:pBdr>
          <w:top w:color="999999" w:space="2" w:sz="8" w:val="single"/>
        </w:pBdr>
        <w:spacing w:after="80" w:before="280" w:line="276" w:lineRule="auto"/>
        <w:ind w:left="0" w:firstLine="0"/>
        <w:rPr/>
      </w:pPr>
      <w:bookmarkStart w:colFirst="0" w:colLast="0" w:name="_r1zftob2kod2" w:id="79"/>
      <w:bookmarkEnd w:id="79"/>
      <w:r w:rsidDel="00000000" w:rsidR="00000000" w:rsidRPr="00000000">
        <w:rPr>
          <w:rtl w:val="0"/>
        </w:rPr>
        <w:t xml:space="preserve">Submission logistics and responsibilities</w:t>
      </w:r>
    </w:p>
    <w:p w:rsidR="00000000" w:rsidDel="00000000" w:rsidP="00000000" w:rsidRDefault="00000000" w:rsidRPr="00000000" w14:paraId="00000187">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assigned practical next steps for completing the online form, decided to use a shared Google Doc as a checklist for edits, set a working target of completing the form Monday afternoon, and confirmed Ivan will coordinate with Dr. and circulate notes. They also confirmed the Tuesday deadline time of 2 p.m. for submission.</w:t>
      </w:r>
    </w:p>
    <w:p w:rsidR="00000000" w:rsidDel="00000000" w:rsidP="00000000" w:rsidRDefault="00000000" w:rsidRPr="00000000" w14:paraId="00000188">
      <w:pPr>
        <w:pStyle w:val="Heading4"/>
        <w:pBdr>
          <w:top w:color="999999" w:space="2" w:sz="8" w:val="single"/>
        </w:pBdr>
        <w:spacing w:after="80" w:before="280" w:line="276" w:lineRule="auto"/>
        <w:ind w:left="0" w:firstLine="0"/>
        <w:rPr/>
      </w:pPr>
      <w:bookmarkStart w:colFirst="0" w:colLast="0" w:name="_58oceadgyam6" w:id="80"/>
      <w:bookmarkEnd w:id="80"/>
      <w:r w:rsidDel="00000000" w:rsidR="00000000" w:rsidRPr="00000000">
        <w:rPr>
          <w:rtl w:val="0"/>
        </w:rPr>
        <w:t xml:space="preserve">Potential Ambrose Park proposals</w:t>
      </w:r>
    </w:p>
    <w:p w:rsidR="00000000" w:rsidDel="00000000" w:rsidP="00000000" w:rsidRDefault="00000000" w:rsidRPr="00000000" w14:paraId="00000189">
      <w:pPr>
        <w:keepNext w:val="1"/>
        <w:keepLines w:val="1"/>
        <w:pBdr>
          <w:top w:color="999999" w:space="2" w:sz="8" w:val="single"/>
        </w:pBdr>
        <w:spacing w:after="80" w:before="280" w:line="276" w:lineRule="auto"/>
        <w:ind w:left="0" w:firstLine="0"/>
        <w:rPr/>
      </w:pPr>
      <w:r w:rsidDel="00000000" w:rsidR="00000000" w:rsidRPr="00000000">
        <w:rPr>
          <w:rtl w:val="0"/>
        </w:rPr>
        <w:t xml:space="preserve">The participants debated whether to pursue an additional Ambrose Park-focused pre-application given timing and partner eligibility. They considered possible concepts,resiliency center, planting, shade structures,and whether the organization they currently work with would qualify as a lead applicant or require a CBO partner.</w:t>
      </w:r>
    </w:p>
    <w:p w:rsidR="00000000" w:rsidDel="00000000" w:rsidP="00000000" w:rsidRDefault="00000000" w:rsidRPr="00000000" w14:paraId="0000018A">
      <w:pPr>
        <w:pStyle w:val="Heading4"/>
        <w:pBdr>
          <w:top w:color="999999" w:space="2" w:sz="8" w:val="single"/>
        </w:pBdr>
        <w:spacing w:after="80" w:before="280" w:line="276" w:lineRule="auto"/>
        <w:ind w:left="0" w:firstLine="0"/>
        <w:rPr/>
      </w:pPr>
      <w:bookmarkStart w:colFirst="0" w:colLast="0" w:name="_ek78bzb9wijp" w:id="81"/>
      <w:bookmarkEnd w:id="81"/>
      <w:r w:rsidDel="00000000" w:rsidR="00000000" w:rsidRPr="00000000">
        <w:rPr>
          <w:rtl w:val="0"/>
        </w:rPr>
        <w:t xml:space="preserve">Resilience hub constraints and adaptation options</w:t>
      </w:r>
    </w:p>
    <w:p w:rsidR="00000000" w:rsidDel="00000000" w:rsidP="00000000" w:rsidRDefault="00000000" w:rsidRPr="00000000" w14:paraId="0000018B">
      <w:pPr>
        <w:keepNext w:val="1"/>
        <w:keepLines w:val="1"/>
        <w:pBdr>
          <w:top w:color="999999" w:space="2" w:sz="8" w:val="single"/>
        </w:pBdr>
        <w:spacing w:after="80" w:before="280" w:line="276" w:lineRule="auto"/>
        <w:ind w:left="0" w:firstLine="0"/>
        <w:rPr/>
      </w:pPr>
      <w:r w:rsidDel="00000000" w:rsidR="00000000" w:rsidRPr="00000000">
        <w:rPr>
          <w:rtl w:val="0"/>
        </w:rPr>
        <w:t xml:space="preserve">The county’s resilience-hub planning for Ambrose was discussed, with clarification that qualifying as a resilience hub typically requires emergency infrastructure (e.g., beds), which complicates using that pathway solely for cooling interventions. The group noted that James’s previously heat-focused application text could be adapted to fit the extreme heat program goals.</w:t>
      </w:r>
    </w:p>
    <w:p w:rsidR="00000000" w:rsidDel="00000000" w:rsidP="00000000" w:rsidRDefault="00000000" w:rsidRPr="00000000" w14:paraId="0000018C">
      <w:pPr>
        <w:pStyle w:val="Heading4"/>
        <w:pBdr>
          <w:top w:color="999999" w:space="2" w:sz="8" w:val="single"/>
        </w:pBdr>
        <w:spacing w:after="80" w:before="280" w:line="276" w:lineRule="auto"/>
        <w:ind w:left="0" w:firstLine="0"/>
        <w:rPr/>
      </w:pPr>
      <w:bookmarkStart w:colFirst="0" w:colLast="0" w:name="_3p94avr5w7ei" w:id="82"/>
      <w:bookmarkEnd w:id="82"/>
      <w:r w:rsidDel="00000000" w:rsidR="00000000" w:rsidRPr="00000000">
        <w:rPr>
          <w:rtl w:val="0"/>
        </w:rPr>
        <w:t xml:space="preserve">Co‑applicant implications and Baypoint CBO capacity</w:t>
      </w:r>
    </w:p>
    <w:p w:rsidR="00000000" w:rsidDel="00000000" w:rsidP="00000000" w:rsidRDefault="00000000" w:rsidRPr="00000000" w14:paraId="0000018D">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examined the application question about identifying a co‑applicant and noted that listing one could favor an application, though districts without a signed co‑applicant can still be considered if they show credible potential partners. They discussed Baypoint’s weaker CBO infrastructure relative to other parts of the county and the need to build local CBO relationships.</w:t>
      </w:r>
    </w:p>
    <w:p w:rsidR="00000000" w:rsidDel="00000000" w:rsidP="00000000" w:rsidRDefault="00000000" w:rsidRPr="00000000" w14:paraId="0000018E">
      <w:pPr>
        <w:pStyle w:val="Heading4"/>
        <w:pBdr>
          <w:top w:color="999999" w:space="2" w:sz="8" w:val="single"/>
        </w:pBdr>
        <w:spacing w:after="80" w:before="280" w:line="276" w:lineRule="auto"/>
        <w:ind w:left="0" w:firstLine="0"/>
        <w:rPr/>
      </w:pPr>
      <w:bookmarkStart w:colFirst="0" w:colLast="0" w:name="_kr0f0291mjxf" w:id="83"/>
      <w:bookmarkEnd w:id="83"/>
      <w:r w:rsidDel="00000000" w:rsidR="00000000" w:rsidRPr="00000000">
        <w:rPr>
          <w:rtl w:val="0"/>
        </w:rPr>
        <w:t xml:space="preserve">Potential partner , Baypoint Gardening Club</w:t>
      </w:r>
    </w:p>
    <w:p w:rsidR="00000000" w:rsidDel="00000000" w:rsidP="00000000" w:rsidRDefault="00000000" w:rsidRPr="00000000" w14:paraId="0000018F">
      <w:pPr>
        <w:keepNext w:val="1"/>
        <w:keepLines w:val="1"/>
        <w:pBdr>
          <w:top w:color="999999" w:space="2" w:sz="8" w:val="single"/>
        </w:pBdr>
        <w:spacing w:after="80" w:before="280" w:line="276" w:lineRule="auto"/>
        <w:ind w:left="0" w:firstLine="0"/>
        <w:rPr/>
      </w:pPr>
      <w:r w:rsidDel="00000000" w:rsidR="00000000" w:rsidRPr="00000000">
        <w:rPr>
          <w:rtl w:val="0"/>
        </w:rPr>
        <w:t xml:space="preserve">Participants identified the Baypoint Gardening Club as a candidate partner and noted Yvette’s ongoing attendance at their meetings and overlap between the club leadership and the Ambrose board, suggesting an existing connection to leverage. They discussed confirming contact details and whether the club is an appropriate 501(c)(3) partner.</w:t>
      </w:r>
    </w:p>
    <w:p w:rsidR="00000000" w:rsidDel="00000000" w:rsidP="00000000" w:rsidRDefault="00000000" w:rsidRPr="00000000" w14:paraId="00000190">
      <w:pPr>
        <w:pStyle w:val="Heading4"/>
        <w:pBdr>
          <w:top w:color="999999" w:space="2" w:sz="8" w:val="single"/>
        </w:pBdr>
        <w:spacing w:after="80" w:before="280" w:line="276" w:lineRule="auto"/>
        <w:ind w:left="0" w:firstLine="0"/>
        <w:rPr/>
      </w:pPr>
      <w:bookmarkStart w:colFirst="0" w:colLast="0" w:name="_v44i8duwrexh" w:id="84"/>
      <w:bookmarkEnd w:id="84"/>
      <w:r w:rsidDel="00000000" w:rsidR="00000000" w:rsidRPr="00000000">
        <w:rPr>
          <w:rtl w:val="0"/>
        </w:rPr>
        <w:t xml:space="preserve">Assigning outreach and application support roles</w:t>
      </w:r>
    </w:p>
    <w:p w:rsidR="00000000" w:rsidDel="00000000" w:rsidP="00000000" w:rsidRDefault="00000000" w:rsidRPr="00000000" w14:paraId="00000191">
      <w:pPr>
        <w:keepNext w:val="1"/>
        <w:keepLines w:val="1"/>
        <w:pBdr>
          <w:top w:color="999999" w:space="2" w:sz="8" w:val="single"/>
        </w:pBdr>
        <w:spacing w:after="80" w:before="280" w:line="276" w:lineRule="auto"/>
        <w:ind w:left="0" w:firstLine="0"/>
        <w:rPr/>
      </w:pPr>
      <w:r w:rsidDel="00000000" w:rsidR="00000000" w:rsidRPr="00000000">
        <w:rPr>
          <w:rtl w:val="0"/>
        </w:rPr>
        <w:t xml:space="preserve">James agreed to contact Lori to explain the team’s thinking and ask whether she can engage the Gardening Club or take lead on the application form, with James offering to support her in completing the form and providing the necessary information. The group suggested using the previous template stored in Moodle as a starting point for Lori’s submission.</w:t>
      </w:r>
    </w:p>
    <w:p w:rsidR="00000000" w:rsidDel="00000000" w:rsidP="00000000" w:rsidRDefault="00000000" w:rsidRPr="00000000" w14:paraId="00000192">
      <w:pPr>
        <w:pStyle w:val="Heading4"/>
        <w:pBdr>
          <w:top w:color="999999" w:space="2" w:sz="8" w:val="single"/>
        </w:pBdr>
        <w:spacing w:after="80" w:before="280" w:line="276" w:lineRule="auto"/>
        <w:ind w:left="0" w:firstLine="0"/>
        <w:rPr/>
      </w:pPr>
      <w:bookmarkStart w:colFirst="0" w:colLast="0" w:name="_qhyzb6nl5866" w:id="85"/>
      <w:bookmarkEnd w:id="85"/>
      <w:r w:rsidDel="00000000" w:rsidR="00000000" w:rsidRPr="00000000">
        <w:rPr>
          <w:rtl w:val="0"/>
        </w:rPr>
        <w:t xml:space="preserve">Application details and project options (Ambrose vs Memorial Park)</w:t>
      </w:r>
    </w:p>
    <w:p w:rsidR="00000000" w:rsidDel="00000000" w:rsidP="00000000" w:rsidRDefault="00000000" w:rsidRPr="00000000" w14:paraId="00000193">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reviewed application fields (addresses, estimated budget, proposed demonstration, target population) and confirmed that a co‑applicant can be listed without submitting a letter of support at this stage, only requiring basic partner details. They debated whether the grant favors nature‑based solutions versus structural shade and emphasized that community belonging is a critical evaluation theme, influencing preference for green infrastructure tied to community participation.</w:t>
      </w:r>
    </w:p>
    <w:p w:rsidR="00000000" w:rsidDel="00000000" w:rsidP="00000000" w:rsidRDefault="00000000" w:rsidRPr="00000000" w14:paraId="00000194">
      <w:pPr>
        <w:pStyle w:val="Heading4"/>
        <w:pBdr>
          <w:top w:color="999999" w:space="2" w:sz="8" w:val="single"/>
        </w:pBdr>
        <w:spacing w:after="80" w:before="280" w:line="276" w:lineRule="auto"/>
        <w:ind w:left="0" w:firstLine="0"/>
        <w:rPr/>
      </w:pPr>
      <w:bookmarkStart w:colFirst="0" w:colLast="0" w:name="_wb840ivty0ih" w:id="86"/>
      <w:bookmarkEnd w:id="86"/>
      <w:r w:rsidDel="00000000" w:rsidR="00000000" w:rsidRPr="00000000">
        <w:rPr>
          <w:rtl w:val="0"/>
        </w:rPr>
        <w:t xml:space="preserve">Decision to prioritize Memorial Park and next steps</w:t>
      </w:r>
    </w:p>
    <w:p w:rsidR="00000000" w:rsidDel="00000000" w:rsidP="00000000" w:rsidRDefault="00000000" w:rsidRPr="00000000" w14:paraId="00000195">
      <w:pPr>
        <w:keepNext w:val="1"/>
        <w:keepLines w:val="1"/>
        <w:pBdr>
          <w:top w:color="999999" w:space="2" w:sz="8" w:val="single"/>
        </w:pBdr>
        <w:spacing w:after="80" w:before="280" w:line="276" w:lineRule="auto"/>
        <w:ind w:left="0" w:firstLine="0"/>
        <w:rPr/>
      </w:pPr>
      <w:r w:rsidDel="00000000" w:rsidR="00000000" w:rsidRPr="00000000">
        <w:rPr>
          <w:rtl w:val="0"/>
        </w:rPr>
        <w:t xml:space="preserve">Participants concluded that the Memorial Park proposal focused on extreme‑heat measures and green infrastructure is the stronger near‑term candidate given limited time, while keeping Ambrose as a secondary option to discuss with Lori in case she has related ideas or county connections. The team agreed James will draft an email in the shared document for quick review and distribution.</w:t>
      </w:r>
    </w:p>
    <w:p w:rsidR="00000000" w:rsidDel="00000000" w:rsidP="00000000" w:rsidRDefault="00000000" w:rsidRPr="00000000" w14:paraId="00000196">
      <w:pPr>
        <w:keepNext w:val="1"/>
        <w:keepLines w:val="1"/>
        <w:pBdr>
          <w:top w:color="999999" w:space="2" w:sz="8" w:val="single"/>
        </w:pBdr>
        <w:spacing w:after="80" w:before="280" w:line="276" w:lineRule="auto"/>
        <w:ind w:left="0" w:firstLine="0"/>
        <w:rPr/>
      </w:pPr>
      <w:r w:rsidDel="00000000" w:rsidR="00000000" w:rsidRPr="00000000">
        <w:rPr>
          <w:rtl w:val="0"/>
        </w:rPr>
      </w:r>
    </w:p>
    <w:p w:rsidR="00000000" w:rsidDel="00000000" w:rsidP="00000000" w:rsidRDefault="00000000" w:rsidRPr="00000000" w14:paraId="00000197">
      <w:pPr>
        <w:pStyle w:val="Heading2"/>
        <w:keepNext w:val="1"/>
        <w:keepLines w:val="1"/>
        <w:pBdr>
          <w:top w:color="999999" w:space="2" w:sz="8" w:val="single"/>
        </w:pBdr>
        <w:spacing w:after="80" w:before="280" w:line="276" w:lineRule="auto"/>
        <w:ind w:left="0" w:firstLine="0"/>
        <w:rPr/>
      </w:pPr>
      <w:bookmarkStart w:colFirst="0" w:colLast="0" w:name="_hriz4eqf7c58" w:id="87"/>
      <w:bookmarkEnd w:id="87"/>
      <w:r w:rsidDel="00000000" w:rsidR="00000000" w:rsidRPr="00000000">
        <w:rPr>
          <w:rtl w:val="0"/>
        </w:rPr>
        <w:t xml:space="preserve">August 4, 2026 - check in KJ BB MV IH</w:t>
      </w:r>
      <w:r w:rsidDel="00000000" w:rsidR="00000000" w:rsidRPr="00000000">
        <w:rPr>
          <w:rtl w:val="0"/>
        </w:rPr>
      </w:r>
    </w:p>
    <w:p w:rsidR="00000000" w:rsidDel="00000000" w:rsidP="00000000" w:rsidRDefault="00000000" w:rsidRPr="00000000" w14:paraId="00000198">
      <w:pPr>
        <w:pStyle w:val="Heading3"/>
        <w:spacing w:after="80" w:before="360" w:lineRule="auto"/>
        <w:rPr/>
      </w:pPr>
      <w:bookmarkStart w:colFirst="0" w:colLast="0" w:name="_uvr8rtdxne9k" w:id="88"/>
      <w:bookmarkEnd w:id="88"/>
      <w:r w:rsidDel="00000000" w:rsidR="00000000" w:rsidRPr="00000000">
        <w:rPr>
          <w:rtl w:val="0"/>
        </w:rPr>
        <w:t xml:space="preserve">Decisions</w:t>
      </w:r>
    </w:p>
    <w:p w:rsidR="00000000" w:rsidDel="00000000" w:rsidP="00000000" w:rsidRDefault="00000000" w:rsidRPr="00000000" w14:paraId="00000199">
      <w:pPr>
        <w:numPr>
          <w:ilvl w:val="0"/>
          <w:numId w:val="47"/>
        </w:numPr>
        <w:spacing w:after="0" w:afterAutospacing="0" w:before="240" w:lineRule="auto"/>
        <w:ind w:left="720" w:hanging="360"/>
      </w:pPr>
      <w:r w:rsidDel="00000000" w:rsidR="00000000" w:rsidRPr="00000000">
        <w:rPr>
          <w:b w:val="1"/>
          <w:bCs w:val="1"/>
          <w:rtl w:val="0"/>
        </w:rPr>
        <w:t xml:space="preserve">Prioritize active leads for EHCRP</w:t>
      </w:r>
      <w:r w:rsidDel="00000000" w:rsidR="00000000" w:rsidRPr="00000000">
        <w:rPr>
          <w:rtl w:val="0"/>
        </w:rPr>
        <w:t xml:space="preserve"> , With the Aug 11 deadline one week out, broad canvassing for EHCRP is not viable. Focus exclusively on partners already in conversation. Only strategic, targeted outreach should continue. [Transcript:: ~7:11 - "speculative outreach a week before trying to get a thing submitted sounds pretty, pretty not doable"]</w:t>
        <w:br w:type="textWrapping"/>
      </w:r>
    </w:p>
    <w:p w:rsidR="00000000" w:rsidDel="00000000" w:rsidP="00000000" w:rsidRDefault="00000000" w:rsidRPr="00000000" w14:paraId="0000019A">
      <w:pPr>
        <w:numPr>
          <w:ilvl w:val="0"/>
          <w:numId w:val="47"/>
        </w:numPr>
        <w:spacing w:after="0" w:afterAutospacing="0" w:before="0" w:beforeAutospacing="0" w:lineRule="auto"/>
        <w:ind w:left="720" w:hanging="360"/>
      </w:pPr>
      <w:r w:rsidDel="00000000" w:rsidR="00000000" w:rsidRPr="00000000">
        <w:rPr>
          <w:b w:val="1"/>
          <w:bCs w:val="1"/>
          <w:rtl w:val="0"/>
        </w:rPr>
        <w:t xml:space="preserve">Primary push for EHCRP: Ambrose + bus stops</w:t>
      </w:r>
      <w:r w:rsidDel="00000000" w:rsidR="00000000" w:rsidRPr="00000000">
        <w:rPr>
          <w:rtl w:val="0"/>
        </w:rPr>
        <w:t xml:space="preserve"> , Ambrose Community Center (via RCD) and the green bus stops along the same street are the main proposals for the Aug 11 deadline. Ambrose has an existing master plan, CEQA underway, and material from prior grant submissions. Bus stops are a separate concept but in the same geography. [Transcript:: ~41:46 - "As far as what we want to do for that August 11th deadline, that would be our primary push?" / "I think so."]</w:t>
        <w:br w:type="textWrapping"/>
      </w:r>
    </w:p>
    <w:p w:rsidR="00000000" w:rsidDel="00000000" w:rsidP="00000000" w:rsidRDefault="00000000" w:rsidRPr="00000000" w14:paraId="0000019B">
      <w:pPr>
        <w:numPr>
          <w:ilvl w:val="0"/>
          <w:numId w:val="47"/>
        </w:numPr>
        <w:spacing w:after="0" w:afterAutospacing="0" w:before="0" w:beforeAutospacing="0" w:lineRule="auto"/>
        <w:ind w:left="720" w:hanging="360"/>
      </w:pPr>
      <w:r w:rsidDel="00000000" w:rsidR="00000000" w:rsidRPr="00000000">
        <w:rPr>
          <w:b w:val="1"/>
          <w:bCs w:val="1"/>
          <w:rtl w:val="0"/>
        </w:rPr>
        <w:t xml:space="preserve">Depaving LA as outreach context</w:t>
      </w:r>
      <w:r w:rsidDel="00000000" w:rsidR="00000000" w:rsidRPr="00000000">
        <w:rPr>
          <w:rtl w:val="0"/>
        </w:rPr>
        <w:t xml:space="preserve"> , For partner emails, the depaving report is the key reference. kj can pull from the depave.la website's about section rather than waiting for Brent to produce a blurb. [Transcript:: ~50:03 - "You can also just go to Deepave LA and pull from the about section"]</w:t>
        <w:br w:type="textWrapping"/>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b w:val="1"/>
          <w:bCs w:val="1"/>
          <w:rtl w:val="0"/>
        </w:rPr>
        <w:t xml:space="preserve">kj's strategic prioritization for outreach</w:t>
      </w:r>
      <w:r w:rsidDel="00000000" w:rsidR="00000000" w:rsidRPr="00000000">
        <w:rPr>
          <w:rtl w:val="0"/>
        </w:rPr>
        <w:t xml:space="preserve"> , kj will prioritize LA-based organizations where she has relational knowledge, lived experience, or existing network connections (Seato Community Development as Indigenous org, UC Riverside professor, Cal State East Bay). She will also use the September grant pipeline as secondary framing. [Transcript:: ~27:50 - "I'm just going to prioritize strategically on ones that I think I'd be able to speak to in a way that would be like pre-existing relational approach"]</w:t>
        <w:br w:type="textWrapping"/>
      </w:r>
    </w:p>
    <w:p w:rsidR="00000000" w:rsidDel="00000000" w:rsidP="00000000" w:rsidRDefault="00000000" w:rsidRPr="00000000" w14:paraId="0000019D">
      <w:pPr>
        <w:numPr>
          <w:ilvl w:val="0"/>
          <w:numId w:val="47"/>
        </w:numPr>
        <w:spacing w:after="240" w:before="0" w:beforeAutospacing="0" w:lineRule="auto"/>
        <w:ind w:left="720" w:hanging="360"/>
      </w:pPr>
      <w:r w:rsidDel="00000000" w:rsidR="00000000" w:rsidRPr="00000000">
        <w:rPr>
          <w:b w:val="1"/>
          <w:bCs w:val="1"/>
          <w:rtl w:val="0"/>
        </w:rPr>
        <w:t xml:space="preserve">Bulleted topics for project developments OK to use</w:t>
      </w:r>
      <w:r w:rsidDel="00000000" w:rsidR="00000000" w:rsidRPr="00000000">
        <w:rPr>
          <w:rtl w:val="0"/>
        </w:rPr>
        <w:t xml:space="preserve"> , Brent confirmed the bullet point categories (physical infrastructure, data modeling/monitoring) are good. Added "climate action master planning" under data/monitoring. Also considering a "community resilience" framing category. [Transcript:: ~50:43 - "I think with physical infrastructure... heat mitigation, air quality and vegetative buffers... under the data modeling monitoring, we want to put in climate action plan map, master planning"]</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spacing w:after="80" w:before="360" w:lineRule="auto"/>
        <w:rPr/>
      </w:pPr>
      <w:bookmarkStart w:colFirst="0" w:colLast="0" w:name="_siyqbyuogqas" w:id="89"/>
      <w:bookmarkEnd w:id="89"/>
      <w:r w:rsidDel="00000000" w:rsidR="00000000" w:rsidRPr="00000000">
        <w:rPr>
          <w:rtl w:val="0"/>
        </w:rPr>
        <w:t xml:space="preserve">Action Items</w:t>
      </w:r>
    </w:p>
    <w:p w:rsidR="00000000" w:rsidDel="00000000" w:rsidP="00000000" w:rsidRDefault="00000000" w:rsidRPr="00000000" w14:paraId="000001A0">
      <w:pPr>
        <w:pStyle w:val="Heading4"/>
        <w:spacing w:after="80" w:before="280" w:lineRule="auto"/>
        <w:rPr/>
      </w:pPr>
      <w:bookmarkStart w:colFirst="0" w:colLast="0" w:name="_wml6t256v8hl" w:id="90"/>
      <w:bookmarkEnd w:id="90"/>
      <w:r w:rsidDel="00000000" w:rsidR="00000000" w:rsidRPr="00000000">
        <w:rPr>
          <w:rtl w:val="0"/>
        </w:rPr>
        <w:t xml:space="preserve">Grant Information &amp; Funnel</w:t>
      </w:r>
    </w:p>
    <w:p w:rsidR="00000000" w:rsidDel="00000000" w:rsidP="00000000" w:rsidRDefault="00000000" w:rsidRPr="00000000" w14:paraId="000001A1">
      <w:pPr>
        <w:numPr>
          <w:ilvl w:val="0"/>
          <w:numId w:val="5"/>
        </w:numPr>
        <w:spacing w:after="0" w:afterAutospacing="0" w:before="240" w:lineRule="auto"/>
        <w:ind w:left="720" w:hanging="360"/>
      </w:pPr>
      <w:r w:rsidDel="00000000" w:rsidR="00000000" w:rsidRPr="00000000">
        <w:rPr>
          <w:b w:val="1"/>
          <w:bCs w:val="1"/>
          <w:rtl w:val="0"/>
        </w:rPr>
        <w:t xml:space="preserve">Share links to three upcoming grants</w:t>
      </w:r>
      <w:r w:rsidDel="00000000" w:rsidR="00000000" w:rsidRPr="00000000">
        <w:rPr>
          <w:rtl w:val="0"/>
        </w:rPr>
        <w:t xml:space="preserve"> , TCC (Transformative Climate Communities), ICARP resiliency centers, and the current EHCRP guidelines. </w:t>
      </w:r>
      <w:r w:rsidDel="00000000" w:rsidR="00000000" w:rsidRPr="00000000">
        <w:rPr>
          <w:i w:val="1"/>
          <w:iCs w:val="1"/>
          <w:rtl w:val="0"/>
        </w:rPr>
        <w:t xml:space="preserve">(Ivan/Brent)</w:t>
      </w:r>
      <w:r w:rsidDel="00000000" w:rsidR="00000000" w:rsidRPr="00000000">
        <w:rPr>
          <w:rtl w:val="0"/>
        </w:rPr>
        <w:t xml:space="preserve"> [Transcript:: ~54:26 - Ivan looking for grant links, ~55:55 - "love that northeast trees" on ICARP]</w:t>
      </w:r>
    </w:p>
    <w:p w:rsidR="00000000" w:rsidDel="00000000" w:rsidP="00000000" w:rsidRDefault="00000000" w:rsidRPr="00000000" w14:paraId="000001A2">
      <w:pPr>
        <w:numPr>
          <w:ilvl w:val="0"/>
          <w:numId w:val="5"/>
        </w:numPr>
        <w:spacing w:after="240" w:before="0" w:beforeAutospacing="0" w:lineRule="auto"/>
        <w:ind w:left="720" w:hanging="360"/>
      </w:pPr>
      <w:r w:rsidDel="00000000" w:rsidR="00000000" w:rsidRPr="00000000">
        <w:rPr>
          <w:b w:val="1"/>
          <w:bCs w:val="1"/>
          <w:rtl w:val="0"/>
        </w:rPr>
        <w:t xml:space="preserve">Investigate Prop 4 money</w:t>
      </w:r>
      <w:r w:rsidDel="00000000" w:rsidR="00000000" w:rsidRPr="00000000">
        <w:rPr>
          <w:rtl w:val="0"/>
        </w:rPr>
        <w:t xml:space="preserve"> , robust funding stream with many consultant groups already circling. Worth scoping for future submissions. </w:t>
      </w:r>
      <w:r w:rsidDel="00000000" w:rsidR="00000000" w:rsidRPr="00000000">
        <w:rPr>
          <w:i w:val="1"/>
          <w:iCs w:val="1"/>
          <w:rtl w:val="0"/>
        </w:rPr>
        <w:t xml:space="preserve">(Team)</w:t>
      </w:r>
      <w:r w:rsidDel="00000000" w:rsidR="00000000" w:rsidRPr="00000000">
        <w:rPr>
          <w:rtl w:val="0"/>
        </w:rPr>
        <w:t xml:space="preserve"> [Transcript:: ~58:02 - "Prop 4 money we need to investigate further"]</w:t>
      </w:r>
    </w:p>
    <w:p w:rsidR="00000000" w:rsidDel="00000000" w:rsidP="00000000" w:rsidRDefault="00000000" w:rsidRPr="00000000" w14:paraId="000001A3">
      <w:pPr>
        <w:pStyle w:val="Heading4"/>
        <w:spacing w:after="80" w:before="280" w:lineRule="auto"/>
        <w:rPr/>
      </w:pPr>
      <w:bookmarkStart w:colFirst="0" w:colLast="0" w:name="_2pcqm3ogdhy0" w:id="91"/>
      <w:bookmarkEnd w:id="91"/>
      <w:r w:rsidDel="00000000" w:rsidR="00000000" w:rsidRPr="00000000">
        <w:rPr>
          <w:rtl w:val="0"/>
        </w:rPr>
        <w:t xml:space="preserve">kj's Outreach Assignments</w:t>
      </w:r>
    </w:p>
    <w:p w:rsidR="00000000" w:rsidDel="00000000" w:rsidP="00000000" w:rsidRDefault="00000000" w:rsidRPr="00000000" w14:paraId="000001A4">
      <w:pPr>
        <w:numPr>
          <w:ilvl w:val="0"/>
          <w:numId w:val="2"/>
        </w:numPr>
        <w:spacing w:after="0" w:afterAutospacing="0" w:before="240" w:lineRule="auto"/>
        <w:ind w:left="720" w:hanging="360"/>
      </w:pPr>
      <w:r w:rsidDel="00000000" w:rsidR="00000000" w:rsidRPr="00000000">
        <w:rPr>
          <w:b w:val="1"/>
          <w:bCs w:val="1"/>
          <w:rtl w:val="0"/>
        </w:rPr>
        <w:t xml:space="preserve">Lead outreach to LA-based partners</w:t>
      </w:r>
      <w:r w:rsidDel="00000000" w:rsidR="00000000" w:rsidRPr="00000000">
        <w:rPr>
          <w:rtl w:val="0"/>
        </w:rPr>
        <w:t xml:space="preserve"> , prioritized by relational connection:</w:t>
      </w:r>
    </w:p>
    <w:p w:rsidR="00000000" w:rsidDel="00000000" w:rsidP="00000000" w:rsidRDefault="00000000" w:rsidRPr="00000000" w14:paraId="000001A5">
      <w:pPr>
        <w:numPr>
          <w:ilvl w:val="1"/>
          <w:numId w:val="2"/>
        </w:numPr>
        <w:spacing w:after="0" w:afterAutospacing="0" w:before="0" w:beforeAutospacing="0" w:lineRule="auto"/>
        <w:ind w:left="1440" w:hanging="360"/>
      </w:pPr>
      <w:r w:rsidDel="00000000" w:rsidR="00000000" w:rsidRPr="00000000">
        <w:rPr>
          <w:rtl w:val="0"/>
        </w:rPr>
        <w:t xml:space="preserve">Tzicatl Community Development (LA, Indigenous org)</w:t>
      </w:r>
    </w:p>
    <w:p w:rsidR="00000000" w:rsidDel="00000000" w:rsidP="00000000" w:rsidRDefault="00000000" w:rsidRPr="00000000" w14:paraId="000001A6">
      <w:pPr>
        <w:numPr>
          <w:ilvl w:val="1"/>
          <w:numId w:val="2"/>
        </w:numPr>
        <w:spacing w:after="0" w:afterAutospacing="0" w:before="0" w:beforeAutospacing="0" w:lineRule="auto"/>
        <w:ind w:left="1440" w:hanging="360"/>
      </w:pPr>
      <w:r w:rsidDel="00000000" w:rsidR="00000000" w:rsidRPr="00000000">
        <w:rPr>
          <w:rtl w:val="0"/>
        </w:rPr>
        <w:t xml:space="preserve">UC Riverside professor</w:t>
      </w:r>
    </w:p>
    <w:p w:rsidR="00000000" w:rsidDel="00000000" w:rsidP="00000000" w:rsidRDefault="00000000" w:rsidRPr="00000000" w14:paraId="000001A7">
      <w:pPr>
        <w:numPr>
          <w:ilvl w:val="1"/>
          <w:numId w:val="2"/>
        </w:numPr>
        <w:spacing w:after="0" w:afterAutospacing="0" w:before="0" w:beforeAutospacing="0" w:lineRule="auto"/>
        <w:ind w:left="1440" w:hanging="360"/>
      </w:pPr>
      <w:r w:rsidDel="00000000" w:rsidR="00000000" w:rsidRPr="00000000">
        <w:rPr>
          <w:rtl w:val="0"/>
        </w:rPr>
        <w:t xml:space="preserve">Cal State East Bay professor </w:t>
      </w:r>
      <w:r w:rsidDel="00000000" w:rsidR="00000000" w:rsidRPr="00000000">
        <w:rPr>
          <w:i w:val="1"/>
          <w:iCs w:val="1"/>
          <w:rtl w:val="0"/>
        </w:rPr>
        <w:t xml:space="preserve">(kj , can offer in-person meeting, lives nearby)</w:t>
      </w:r>
      <w:r w:rsidDel="00000000" w:rsidR="00000000" w:rsidRPr="00000000">
        <w:rPr>
          <w:rtl w:val="0"/>
        </w:rPr>
        <w:t xml:space="preserve"> [Transcript:: ~40:11 - "I know a few professors at Cal State East Bay"]</w:t>
      </w:r>
    </w:p>
    <w:p w:rsidR="00000000" w:rsidDel="00000000" w:rsidP="00000000" w:rsidRDefault="00000000" w:rsidRPr="00000000" w14:paraId="000001A8">
      <w:pPr>
        <w:numPr>
          <w:ilvl w:val="1"/>
          <w:numId w:val="2"/>
        </w:numPr>
        <w:spacing w:after="0" w:afterAutospacing="0" w:before="0" w:beforeAutospacing="0" w:lineRule="auto"/>
        <w:ind w:left="1440" w:hanging="360"/>
      </w:pPr>
      <w:r w:rsidDel="00000000" w:rsidR="00000000" w:rsidRPr="00000000">
        <w:rPr>
          <w:rtl w:val="0"/>
        </w:rPr>
        <w:t xml:space="preserve">Student Conservation Association </w:t>
      </w:r>
      <w:r w:rsidDel="00000000" w:rsidR="00000000" w:rsidRPr="00000000">
        <w:rPr>
          <w:i w:val="1"/>
          <w:iCs w:val="1"/>
          <w:rtl w:val="0"/>
        </w:rPr>
        <w:t xml:space="preserve">(kj)</w:t>
      </w:r>
      <w:r w:rsidDel="00000000" w:rsidR="00000000" w:rsidRPr="00000000">
        <w:rPr>
          <w:rtl w:val="0"/>
        </w:rPr>
        <w:t xml:space="preserve"> [Transcript:: ~43:41 - "You could put my name next to the Student Conservation Association"]</w:t>
      </w:r>
    </w:p>
    <w:p w:rsidR="00000000" w:rsidDel="00000000" w:rsidP="00000000" w:rsidRDefault="00000000" w:rsidRPr="00000000" w14:paraId="000001A9">
      <w:pPr>
        <w:numPr>
          <w:ilvl w:val="1"/>
          <w:numId w:val="2"/>
        </w:numPr>
        <w:spacing w:after="0" w:afterAutospacing="0" w:before="0" w:beforeAutospacing="0" w:lineRule="auto"/>
        <w:ind w:left="1440" w:hanging="360"/>
      </w:pPr>
      <w:r w:rsidDel="00000000" w:rsidR="00000000" w:rsidRPr="00000000">
        <w:rPr>
          <w:rtl w:val="0"/>
        </w:rPr>
        <w:t xml:space="preserve">Cool OC </w:t>
      </w:r>
      <w:r w:rsidDel="00000000" w:rsidR="00000000" w:rsidRPr="00000000">
        <w:rPr>
          <w:i w:val="1"/>
          <w:iCs w:val="1"/>
          <w:rtl w:val="0"/>
        </w:rPr>
        <w:t xml:space="preserve">(kj)</w:t>
      </w:r>
      <w:r w:rsidDel="00000000" w:rsidR="00000000" w:rsidRPr="00000000">
        <w:rPr>
          <w:rtl w:val="0"/>
        </w:rPr>
        <w:t xml:space="preserve"> [Transcript:: ~35:14 - "Cool OC might be an interesting one"]</w:t>
      </w:r>
    </w:p>
    <w:p w:rsidR="00000000" w:rsidDel="00000000" w:rsidP="00000000" w:rsidRDefault="00000000" w:rsidRPr="00000000" w14:paraId="000001AA">
      <w:pPr>
        <w:numPr>
          <w:ilvl w:val="1"/>
          <w:numId w:val="2"/>
        </w:numPr>
        <w:spacing w:after="0" w:afterAutospacing="0" w:before="0" w:beforeAutospacing="0" w:lineRule="auto"/>
        <w:ind w:left="1440" w:hanging="360"/>
      </w:pPr>
      <w:r w:rsidDel="00000000" w:rsidR="00000000" w:rsidRPr="00000000">
        <w:rPr>
          <w:rtl w:val="0"/>
        </w:rPr>
        <w:t xml:space="preserve">Equality California Institute </w:t>
      </w:r>
      <w:r w:rsidDel="00000000" w:rsidR="00000000" w:rsidRPr="00000000">
        <w:rPr>
          <w:i w:val="1"/>
          <w:iCs w:val="1"/>
          <w:rtl w:val="0"/>
        </w:rPr>
        <w:t xml:space="preserve">(kj)</w:t>
      </w:r>
      <w:r w:rsidDel="00000000" w:rsidR="00000000" w:rsidRPr="00000000">
        <w:rPr>
          <w:rtl w:val="0"/>
        </w:rPr>
        <w:t xml:space="preserve"> [Transcript:: ~35:14 - "Equality California Institute, I'm interested in looking into that"]</w:t>
      </w:r>
    </w:p>
    <w:p w:rsidR="00000000" w:rsidDel="00000000" w:rsidP="00000000" w:rsidRDefault="00000000" w:rsidRPr="00000000" w14:paraId="000001AB">
      <w:pPr>
        <w:numPr>
          <w:ilvl w:val="0"/>
          <w:numId w:val="2"/>
        </w:numPr>
        <w:spacing w:after="0" w:afterAutospacing="0" w:before="0" w:beforeAutospacing="0" w:lineRule="auto"/>
        <w:ind w:left="720" w:hanging="360"/>
      </w:pPr>
      <w:r w:rsidDel="00000000" w:rsidR="00000000" w:rsidRPr="00000000">
        <w:rPr>
          <w:b w:val="1"/>
          <w:bCs w:val="1"/>
          <w:rtl w:val="0"/>
        </w:rPr>
        <w:t xml:space="preserve">Use depave.la about section</w:t>
      </w:r>
      <w:r w:rsidDel="00000000" w:rsidR="00000000" w:rsidRPr="00000000">
        <w:rPr>
          <w:rtl w:val="0"/>
        </w:rPr>
        <w:t xml:space="preserve"> for depaving context blurbs </w:t>
      </w:r>
      <w:r w:rsidDel="00000000" w:rsidR="00000000" w:rsidRPr="00000000">
        <w:rPr>
          <w:i w:val="1"/>
          <w:iCs w:val="1"/>
          <w:rtl w:val="0"/>
        </w:rPr>
        <w:t xml:space="preserve">(kj , self-directed)</w:t>
      </w:r>
      <w:r w:rsidDel="00000000" w:rsidR="00000000" w:rsidRPr="00000000">
        <w:rPr>
          <w:rtl w:val="0"/>
        </w:rPr>
        <w:t xml:space="preserve"> [Transcript:: ~50:03 - Brent confirms kj can pull from the website]</w:t>
      </w:r>
    </w:p>
    <w:p w:rsidR="00000000" w:rsidDel="00000000" w:rsidP="00000000" w:rsidRDefault="00000000" w:rsidRPr="00000000" w14:paraId="000001AC">
      <w:pPr>
        <w:numPr>
          <w:ilvl w:val="0"/>
          <w:numId w:val="2"/>
        </w:numPr>
        <w:spacing w:after="240" w:before="0" w:beforeAutospacing="0" w:lineRule="auto"/>
        <w:ind w:left="720" w:hanging="360"/>
      </w:pPr>
      <w:r w:rsidDel="00000000" w:rsidR="00000000" w:rsidRPr="00000000">
        <w:rPr>
          <w:b w:val="1"/>
          <w:bCs w:val="1"/>
          <w:rtl w:val="0"/>
        </w:rPr>
        <w:t xml:space="preserve">Reach out to Leslie about Prop 4 partners</w:t>
      </w:r>
      <w:r w:rsidDel="00000000" w:rsidR="00000000" w:rsidRPr="00000000">
        <w:rPr>
          <w:rtl w:val="0"/>
        </w:rPr>
        <w:t xml:space="preserve"> , ks volunteered to make contact. </w:t>
      </w:r>
      <w:r w:rsidDel="00000000" w:rsidR="00000000" w:rsidRPr="00000000">
        <w:rPr>
          <w:i w:val="1"/>
          <w:iCs w:val="1"/>
          <w:rtl w:val="0"/>
        </w:rPr>
        <w:t xml:space="preserve">(kj)</w:t>
      </w:r>
      <w:r w:rsidDel="00000000" w:rsidR="00000000" w:rsidRPr="00000000">
        <w:rPr>
          <w:rtl w:val="0"/>
        </w:rPr>
        <w:t xml:space="preserve"> [Transcript:: ~59:47 - "I don't mind doing it"]</w:t>
      </w:r>
    </w:p>
    <w:p w:rsidR="00000000" w:rsidDel="00000000" w:rsidP="00000000" w:rsidRDefault="00000000" w:rsidRPr="00000000" w14:paraId="000001AD">
      <w:pPr>
        <w:pStyle w:val="Heading4"/>
        <w:spacing w:after="80" w:before="280" w:lineRule="auto"/>
        <w:rPr/>
      </w:pPr>
      <w:bookmarkStart w:colFirst="0" w:colLast="0" w:name="_wojy3remvl97" w:id="92"/>
      <w:bookmarkEnd w:id="92"/>
      <w:r w:rsidDel="00000000" w:rsidR="00000000" w:rsidRPr="00000000">
        <w:rPr>
          <w:rtl w:val="0"/>
        </w:rPr>
        <w:t xml:space="preserve">Brent's Action Items</w:t>
      </w:r>
    </w:p>
    <w:p w:rsidR="00000000" w:rsidDel="00000000" w:rsidP="00000000" w:rsidRDefault="00000000" w:rsidRPr="00000000" w14:paraId="000001AE">
      <w:pPr>
        <w:numPr>
          <w:ilvl w:val="0"/>
          <w:numId w:val="41"/>
        </w:numPr>
        <w:spacing w:after="0" w:afterAutospacing="0" w:before="240" w:lineRule="auto"/>
        <w:ind w:left="720" w:hanging="360"/>
      </w:pPr>
      <w:r w:rsidDel="00000000" w:rsidR="00000000" w:rsidRPr="00000000">
        <w:rPr>
          <w:b w:val="1"/>
          <w:bCs w:val="1"/>
          <w:rtl w:val="0"/>
        </w:rPr>
        <w:t xml:space="preserve">Ping Matt Holmes</w:t>
      </w:r>
      <w:r w:rsidDel="00000000" w:rsidR="00000000" w:rsidRPr="00000000">
        <w:rPr>
          <w:rtl w:val="0"/>
        </w:rPr>
        <w:t xml:space="preserve"> , check if he has something for this grant or bandwidth for collaboration. </w:t>
      </w:r>
      <w:r w:rsidDel="00000000" w:rsidR="00000000" w:rsidRPr="00000000">
        <w:rPr>
          <w:i w:val="1"/>
          <w:iCs w:val="1"/>
          <w:rtl w:val="0"/>
        </w:rPr>
        <w:t xml:space="preserve">(Ivan)</w:t>
      </w:r>
      <w:r w:rsidDel="00000000" w:rsidR="00000000" w:rsidRPr="00000000">
        <w:rPr>
          <w:rtl w:val="0"/>
        </w:rPr>
        <w:t xml:space="preserve"> [Transcript:: ~43:26 - "To me, that's the other one to reach out on"]</w:t>
      </w:r>
    </w:p>
    <w:p w:rsidR="00000000" w:rsidDel="00000000" w:rsidP="00000000" w:rsidRDefault="00000000" w:rsidRPr="00000000" w14:paraId="000001AF">
      <w:pPr>
        <w:numPr>
          <w:ilvl w:val="0"/>
          <w:numId w:val="41"/>
        </w:numPr>
        <w:spacing w:after="0" w:afterAutospacing="0" w:before="0" w:beforeAutospacing="0" w:lineRule="auto"/>
        <w:ind w:left="720" w:hanging="360"/>
      </w:pPr>
      <w:r w:rsidDel="00000000" w:rsidR="00000000" w:rsidRPr="00000000">
        <w:rPr>
          <w:b w:val="1"/>
          <w:bCs w:val="1"/>
          <w:rtl w:val="0"/>
        </w:rPr>
        <w:t xml:space="preserve">Text Mayor Ray</w:t>
      </w:r>
      <w:r w:rsidDel="00000000" w:rsidR="00000000" w:rsidRPr="00000000">
        <w:rPr>
          <w:rtl w:val="0"/>
        </w:rPr>
        <w:t xml:space="preserve"> , he doesn't check email; text is the only reliable channel. </w:t>
      </w:r>
      <w:r w:rsidDel="00000000" w:rsidR="00000000" w:rsidRPr="00000000">
        <w:rPr>
          <w:i w:val="1"/>
          <w:iCs w:val="1"/>
          <w:rtl w:val="0"/>
        </w:rPr>
        <w:t xml:space="preserve">(Brent)</w:t>
      </w:r>
      <w:r w:rsidDel="00000000" w:rsidR="00000000" w:rsidRPr="00000000">
        <w:rPr>
          <w:rtl w:val="0"/>
        </w:rPr>
        <w:t xml:space="preserve"> [Transcript:: ~22:07 - "I can ping him now. See if he's interested."]</w:t>
      </w:r>
    </w:p>
    <w:p w:rsidR="00000000" w:rsidDel="00000000" w:rsidP="00000000" w:rsidRDefault="00000000" w:rsidRPr="00000000" w14:paraId="000001B0">
      <w:pPr>
        <w:numPr>
          <w:ilvl w:val="0"/>
          <w:numId w:val="41"/>
        </w:numPr>
        <w:spacing w:after="0" w:afterAutospacing="0" w:before="0" w:beforeAutospacing="0" w:lineRule="auto"/>
        <w:ind w:left="720" w:hanging="360"/>
      </w:pPr>
      <w:r w:rsidDel="00000000" w:rsidR="00000000" w:rsidRPr="00000000">
        <w:rPr>
          <w:b w:val="1"/>
          <w:bCs w:val="1"/>
          <w:rtl w:val="0"/>
        </w:rPr>
        <w:t xml:space="preserve">Forward Courtney's contact</w:t>
      </w:r>
      <w:r w:rsidDel="00000000" w:rsidR="00000000" w:rsidRPr="00000000">
        <w:rPr>
          <w:rtl w:val="0"/>
        </w:rPr>
        <w:t xml:space="preserve"> , she reviewed the DEPAVE plan and may be a useful connection. </w:t>
      </w:r>
      <w:r w:rsidDel="00000000" w:rsidR="00000000" w:rsidRPr="00000000">
        <w:rPr>
          <w:i w:val="1"/>
          <w:iCs w:val="1"/>
          <w:rtl w:val="0"/>
        </w:rPr>
        <w:t xml:space="preserve">(Brent)</w:t>
      </w:r>
      <w:r w:rsidDel="00000000" w:rsidR="00000000" w:rsidRPr="00000000">
        <w:rPr>
          <w:rtl w:val="0"/>
        </w:rPr>
        <w:t xml:space="preserve"> [Transcript:: ~32:59 - "I can forward her contact"]</w:t>
      </w:r>
    </w:p>
    <w:p w:rsidR="00000000" w:rsidDel="00000000" w:rsidP="00000000" w:rsidRDefault="00000000" w:rsidRPr="00000000" w14:paraId="000001B1">
      <w:pPr>
        <w:numPr>
          <w:ilvl w:val="0"/>
          <w:numId w:val="41"/>
        </w:numPr>
        <w:spacing w:after="240" w:before="0" w:beforeAutospacing="0" w:lineRule="auto"/>
        <w:ind w:left="720" w:hanging="360"/>
      </w:pPr>
      <w:r w:rsidDel="00000000" w:rsidR="00000000" w:rsidRPr="00000000">
        <w:rPr>
          <w:b w:val="1"/>
          <w:bCs w:val="1"/>
          <w:rtl w:val="0"/>
        </w:rPr>
        <w:t xml:space="preserve">Rope kj into Council for Watershed Health / Redesign LA call</w:t>
      </w:r>
      <w:r w:rsidDel="00000000" w:rsidR="00000000" w:rsidRPr="00000000">
        <w:rPr>
          <w:rtl w:val="0"/>
        </w:rPr>
        <w:t xml:space="preserve"> , Amanda's group does school and community partnerships in LA. </w:t>
      </w:r>
      <w:r w:rsidDel="00000000" w:rsidR="00000000" w:rsidRPr="00000000">
        <w:rPr>
          <w:i w:val="1"/>
          <w:iCs w:val="1"/>
          <w:rtl w:val="0"/>
        </w:rPr>
        <w:t xml:space="preserve">(Brent)</w:t>
      </w:r>
      <w:r w:rsidDel="00000000" w:rsidR="00000000" w:rsidRPr="00000000">
        <w:rPr>
          <w:rtl w:val="0"/>
        </w:rPr>
        <w:t xml:space="preserve"> [Transcript:: ~43:48 - "I would love to rope you into another call with her"]</w:t>
      </w:r>
    </w:p>
    <w:p w:rsidR="00000000" w:rsidDel="00000000" w:rsidP="00000000" w:rsidRDefault="00000000" w:rsidRPr="00000000" w14:paraId="000001B2">
      <w:pPr>
        <w:pStyle w:val="Heading4"/>
        <w:spacing w:after="80" w:before="280" w:lineRule="auto"/>
        <w:rPr/>
      </w:pPr>
      <w:bookmarkStart w:colFirst="0" w:colLast="0" w:name="_2kdpkzind9ob" w:id="93"/>
      <w:bookmarkEnd w:id="93"/>
      <w:r w:rsidDel="00000000" w:rsidR="00000000" w:rsidRPr="00000000">
        <w:rPr>
          <w:rtl w:val="0"/>
        </w:rPr>
        <w:t xml:space="preserve">Admin &amp; Collaboration</w:t>
      </w:r>
    </w:p>
    <w:p w:rsidR="00000000" w:rsidDel="00000000" w:rsidP="00000000" w:rsidRDefault="00000000" w:rsidRPr="00000000" w14:paraId="000001B3">
      <w:pPr>
        <w:numPr>
          <w:ilvl w:val="0"/>
          <w:numId w:val="12"/>
        </w:numPr>
        <w:spacing w:after="240" w:before="240" w:lineRule="auto"/>
        <w:ind w:left="720" w:hanging="360"/>
      </w:pPr>
      <w:r w:rsidDel="00000000" w:rsidR="00000000" w:rsidRPr="00000000">
        <w:rPr>
          <w:b w:val="1"/>
          <w:bCs w:val="1"/>
          <w:rtl w:val="0"/>
        </w:rPr>
        <w:t xml:space="preserve">CC/BCC kj on follow-up emails</w:t>
      </w:r>
      <w:r w:rsidDel="00000000" w:rsidR="00000000" w:rsidRPr="00000000">
        <w:rPr>
          <w:rtl w:val="0"/>
        </w:rPr>
        <w:t xml:space="preserve"> , so kj can track the progression of partner conversations.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~23:13 - kj asks to be CC'd/BCC'd]</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spacing w:after="80" w:before="360" w:lineRule="auto"/>
        <w:rPr/>
      </w:pPr>
      <w:bookmarkStart w:colFirst="0" w:colLast="0" w:name="_ng7drkuc72u" w:id="94"/>
      <w:bookmarkEnd w:id="94"/>
      <w:r w:rsidDel="00000000" w:rsidR="00000000" w:rsidRPr="00000000">
        <w:rPr>
          <w:rtl w:val="0"/>
        </w:rPr>
        <w:t xml:space="preserve">Blockers &amp; Dependencies</w:t>
      </w:r>
    </w:p>
    <w:p w:rsidR="00000000" w:rsidDel="00000000" w:rsidP="00000000" w:rsidRDefault="00000000" w:rsidRPr="00000000" w14:paraId="000001B6">
      <w:pPr>
        <w:numPr>
          <w:ilvl w:val="0"/>
          <w:numId w:val="51"/>
        </w:numPr>
        <w:spacing w:after="0" w:afterAutospacing="0" w:before="240" w:lineRule="auto"/>
        <w:ind w:left="720" w:hanging="360"/>
      </w:pPr>
      <w:r w:rsidDel="00000000" w:rsidR="00000000" w:rsidRPr="00000000">
        <w:rPr>
          <w:b w:val="1"/>
          <w:bCs w:val="1"/>
          <w:rtl w:val="0"/>
        </w:rPr>
        <w:t xml:space="preserve">Aug 11 deadline approaching</w:t>
      </w:r>
      <w:r w:rsidDel="00000000" w:rsidR="00000000" w:rsidRPr="00000000">
        <w:rPr>
          <w:rtl w:val="0"/>
        </w:rPr>
        <w:t xml:space="preserve"> , One week to finalize pre-app letters. Ambrose and bus stops are the primary push; no capacity for speculative outreach at this stage. [Transcript:: ~7:11 - Ivan flags timeline constraint]</w:t>
      </w:r>
    </w:p>
    <w:p w:rsidR="00000000" w:rsidDel="00000000" w:rsidP="00000000" w:rsidRDefault="00000000" w:rsidRPr="00000000" w14:paraId="000001B7">
      <w:pPr>
        <w:numPr>
          <w:ilvl w:val="0"/>
          <w:numId w:val="51"/>
        </w:numPr>
        <w:spacing w:after="240" w:before="0" w:beforeAutospacing="0" w:lineRule="auto"/>
        <w:ind w:left="720" w:hanging="360"/>
      </w:pPr>
      <w:r w:rsidDel="00000000" w:rsidR="00000000" w:rsidRPr="00000000">
        <w:rPr>
          <w:b w:val="1"/>
          <w:bCs w:val="1"/>
          <w:rtl w:val="0"/>
        </w:rPr>
        <w:t xml:space="preserve">Brent's bandwidth</w:t>
      </w:r>
      <w:r w:rsidDel="00000000" w:rsidR="00000000" w:rsidRPr="00000000">
        <w:rPr>
          <w:rtl w:val="0"/>
        </w:rPr>
        <w:t xml:space="preserve"> , Has a meeting about Ambrose tomorrow (Aug 5). Can bring up the grant on the agenda, but needs a separate call to discuss grant specifics. [Transcript:: ~13:18 - "more so that we just want to put it on the agenda to bring up with everyone" / "it'll probably necessitate another call to talk about the grant specifically"]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rPr/>
      </w:pPr>
      <w:bookmarkStart w:colFirst="0" w:colLast="0" w:name="_7e5n7bb3pj2t" w:id="95"/>
      <w:bookmarkEnd w:id="95"/>
      <w:r w:rsidDel="00000000" w:rsidR="00000000" w:rsidRPr="00000000">
        <w:rPr>
          <w:rtl w:val="0"/>
        </w:rPr>
        <w:t xml:space="preserve">Mei’s Notes</w:t>
      </w:r>
    </w:p>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rtl w:val="0"/>
        </w:rPr>
        <w:t xml:space="preserve">Attendees: </w:t>
      </w:r>
      <w:hyperlink r:id="rId46">
        <w:r w:rsidDel="00000000" w:rsidR="00000000" w:rsidRPr="00000000">
          <w:rPr>
            <w:rFonts w:ascii="Roboto" w:cs="Roboto" w:eastAsia="Roboto" w:hAnsi="Roboto"/>
            <w:color w:val="0000ee"/>
            <w:u w:val="single"/>
            <w:rtl w:val="0"/>
          </w:rPr>
          <w:t xml:space="preserve">Ivan Heitmann</w:t>
        </w:r>
      </w:hyperlink>
      <w:r w:rsidDel="00000000" w:rsidR="00000000" w:rsidRPr="00000000">
        <w:rPr>
          <w:rFonts w:ascii="Roboto" w:cs="Roboto" w:eastAsia="Roboto" w:hAnsi="Roboto"/>
          <w:rtl w:val="0"/>
        </w:rPr>
        <w:t xml:space="preserve"> </w:t>
      </w:r>
      <w:hyperlink r:id="rId47">
        <w:r w:rsidDel="00000000" w:rsidR="00000000" w:rsidRPr="00000000">
          <w:rPr>
            <w:rFonts w:ascii="Roboto" w:cs="Roboto" w:eastAsia="Roboto" w:hAnsi="Roboto"/>
            <w:color w:val="0000ee"/>
            <w:u w:val="single"/>
            <w:rtl w:val="0"/>
          </w:rPr>
          <w:t xml:space="preserve">Brent Bucknum</w:t>
        </w:r>
      </w:hyperlink>
      <w:r w:rsidDel="00000000" w:rsidR="00000000" w:rsidRPr="00000000">
        <w:rPr>
          <w:rFonts w:ascii="Roboto" w:cs="Roboto" w:eastAsia="Roboto" w:hAnsi="Roboto"/>
          <w:rtl w:val="0"/>
        </w:rPr>
        <w:t xml:space="preserve"> Mei, KJ</w:t>
      </w:r>
    </w:p>
    <w:p w:rsidR="00000000" w:rsidDel="00000000" w:rsidP="00000000" w:rsidRDefault="00000000" w:rsidRPr="00000000" w14:paraId="000001BB">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Notes:</w:t>
      </w:r>
    </w:p>
    <w:p w:rsidR="00000000" w:rsidDel="00000000" w:rsidP="00000000" w:rsidRDefault="00000000" w:rsidRPr="00000000" w14:paraId="000001BC">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Deadline 8/11/26</w:t>
      </w:r>
    </w:p>
    <w:p w:rsidR="00000000" w:rsidDel="00000000" w:rsidP="00000000" w:rsidRDefault="00000000" w:rsidRPr="00000000" w14:paraId="000001BD">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we on track?</w:t>
      </w:r>
    </w:p>
    <w:p w:rsidR="00000000" w:rsidDel="00000000" w:rsidP="00000000" w:rsidRDefault="00000000" w:rsidRPr="00000000" w14:paraId="000001B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do we need to do to stay on track</w:t>
      </w:r>
    </w:p>
    <w:p w:rsidR="00000000" w:rsidDel="00000000" w:rsidP="00000000" w:rsidRDefault="00000000" w:rsidRPr="00000000" w14:paraId="000001BF">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having dedicated time to do strategic research</w:t>
      </w:r>
    </w:p>
    <w:p w:rsidR="00000000" w:rsidDel="00000000" w:rsidP="00000000" w:rsidRDefault="00000000" w:rsidRPr="00000000" w14:paraId="000001C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on getting ready to analyze the spreadsheet</w:t>
      </w:r>
    </w:p>
    <w:p w:rsidR="00000000" w:rsidDel="00000000" w:rsidP="00000000" w:rsidRDefault="00000000" w:rsidRPr="00000000" w14:paraId="000001C1">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bullet point hot topics to reference when reaching out to potential partners</w:t>
      </w:r>
    </w:p>
    <w:p w:rsidR="00000000" w:rsidDel="00000000" w:rsidP="00000000" w:rsidRDefault="00000000" w:rsidRPr="00000000" w14:paraId="000001C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types of things we would want to suggest/wording we would want to have </w:t>
      </w:r>
    </w:p>
    <w:p w:rsidR="00000000" w:rsidDel="00000000" w:rsidP="00000000" w:rsidRDefault="00000000" w:rsidRPr="00000000" w14:paraId="000001C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There were some ideas already bullet pointed in the notebook</w:t>
      </w:r>
    </w:p>
    <w:p w:rsidR="00000000" w:rsidDel="00000000" w:rsidP="00000000" w:rsidRDefault="00000000" w:rsidRPr="00000000" w14:paraId="000001C4">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should we discuss the speculative outreach?</w:t>
      </w:r>
    </w:p>
    <w:p w:rsidR="00000000" w:rsidDel="00000000" w:rsidP="00000000" w:rsidRDefault="00000000" w:rsidRPr="00000000" w14:paraId="000001C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may be difficult to do that with so little remaining time</w:t>
      </w:r>
    </w:p>
    <w:p w:rsidR="00000000" w:rsidDel="00000000" w:rsidP="00000000" w:rsidRDefault="00000000" w:rsidRPr="00000000" w14:paraId="000001C6">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updates on outreach that Brent did? Anything promising</w:t>
      </w:r>
    </w:p>
    <w:p w:rsidR="00000000" w:rsidDel="00000000" w:rsidP="00000000" w:rsidRDefault="00000000" w:rsidRPr="00000000" w14:paraId="000001C7">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a bunch have submitted but are ok to work us in.</w:t>
      </w:r>
    </w:p>
    <w:p w:rsidR="00000000" w:rsidDel="00000000" w:rsidP="00000000" w:rsidRDefault="00000000" w:rsidRPr="00000000" w14:paraId="000001C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Ambrose - an RCD organization</w:t>
      </w:r>
    </w:p>
    <w:p w:rsidR="00000000" w:rsidDel="00000000" w:rsidP="00000000" w:rsidRDefault="00000000" w:rsidRPr="00000000" w14:paraId="000001C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the letter together</w:t>
      </w:r>
    </w:p>
    <w:p w:rsidR="00000000" w:rsidDel="00000000" w:rsidP="00000000" w:rsidRDefault="00000000" w:rsidRPr="00000000" w14:paraId="000001CA">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James can probably help once we put together the submittal</w:t>
      </w:r>
    </w:p>
    <w:p w:rsidR="00000000" w:rsidDel="00000000" w:rsidP="00000000" w:rsidRDefault="00000000" w:rsidRPr="00000000" w14:paraId="000001C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i join that meeting?</w:t>
      </w:r>
    </w:p>
    <w:p w:rsidR="00000000" w:rsidDel="00000000" w:rsidP="00000000" w:rsidRDefault="00000000" w:rsidRPr="00000000" w14:paraId="000001CC">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welcome to but we are discussing design and other content. But we probably want to mention it in the meeting and then have a follow up meeting</w:t>
      </w:r>
    </w:p>
    <w:p w:rsidR="00000000" w:rsidDel="00000000" w:rsidP="00000000" w:rsidRDefault="00000000" w:rsidRPr="00000000" w14:paraId="000001C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go through RCD unless they are submitting another grant. Otherwise could go through parks department</w:t>
      </w:r>
    </w:p>
    <w:p w:rsidR="00000000" w:rsidDel="00000000" w:rsidP="00000000" w:rsidRDefault="00000000" w:rsidRPr="00000000" w14:paraId="000001C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Bus stop</w:t>
      </w:r>
    </w:p>
    <w:p w:rsidR="00000000" w:rsidDel="00000000" w:rsidP="00000000" w:rsidRDefault="00000000" w:rsidRPr="00000000" w14:paraId="000001C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Bus stop project close to Ambrose project. All of these are in a masterplan together. Implementing one site in that masterplan. Submitting funding for the bus stops. For the bus stop project we can ask if they have county approval. </w:t>
      </w:r>
    </w:p>
    <w:p w:rsidR="00000000" w:rsidDel="00000000" w:rsidP="00000000" w:rsidRDefault="00000000" w:rsidRPr="00000000" w14:paraId="000001D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de Los Rios and North East Trees</w:t>
      </w:r>
    </w:p>
    <w:p w:rsidR="00000000" w:rsidDel="00000000" w:rsidP="00000000" w:rsidRDefault="00000000" w:rsidRPr="00000000" w14:paraId="000001D1">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Submitted letters already.</w:t>
      </w:r>
    </w:p>
    <w:p w:rsidR="00000000" w:rsidDel="00000000" w:rsidP="00000000" w:rsidRDefault="00000000" w:rsidRPr="00000000" w14:paraId="000001D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concept building trellis planters with vines for shade</w:t>
      </w:r>
    </w:p>
    <w:p w:rsidR="00000000" w:rsidDel="00000000" w:rsidP="00000000" w:rsidRDefault="00000000" w:rsidRPr="00000000" w14:paraId="000001D3">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Helping them between now and september. They will probably get feedback on their letter</w:t>
      </w:r>
    </w:p>
    <w:p w:rsidR="00000000" w:rsidDel="00000000" w:rsidP="00000000" w:rsidRDefault="00000000" w:rsidRPr="00000000" w14:paraId="000001D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Council for watershed health</w:t>
      </w:r>
    </w:p>
    <w:p w:rsidR="00000000" w:rsidDel="00000000" w:rsidP="00000000" w:rsidRDefault="00000000" w:rsidRPr="00000000" w14:paraId="000001D5">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for a school</w:t>
      </w:r>
    </w:p>
    <w:p w:rsidR="00000000" w:rsidDel="00000000" w:rsidP="00000000" w:rsidRDefault="00000000" w:rsidRPr="00000000" w14:paraId="000001D6">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Building a partnership with them. Want to put a partnership agreement together, how are we partnering/sharing</w:t>
      </w:r>
    </w:p>
    <w:p w:rsidR="00000000" w:rsidDel="00000000" w:rsidP="00000000" w:rsidRDefault="00000000" w:rsidRPr="00000000" w14:paraId="000001D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apply for a few grans with them</w:t>
      </w:r>
    </w:p>
    <w:p w:rsidR="00000000" w:rsidDel="00000000" w:rsidP="00000000" w:rsidRDefault="00000000" w:rsidRPr="00000000" w14:paraId="000001D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Rebecca -county</w:t>
      </w:r>
    </w:p>
    <w:p w:rsidR="00000000" w:rsidDel="00000000" w:rsidP="00000000" w:rsidRDefault="00000000" w:rsidRPr="00000000" w14:paraId="000001D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Didn’t go anywhere.. The county sustainability office doesn’t have any control over any land.. </w:t>
      </w:r>
    </w:p>
    <w:p w:rsidR="00000000" w:rsidDel="00000000" w:rsidP="00000000" w:rsidRDefault="00000000" w:rsidRPr="00000000" w14:paraId="000001D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Tessa - Energy retrofits on buildings including tree planting. May want mapping and help from us. </w:t>
      </w:r>
    </w:p>
    <w:p w:rsidR="00000000" w:rsidDel="00000000" w:rsidP="00000000" w:rsidRDefault="00000000" w:rsidRPr="00000000" w14:paraId="000001D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with US green building council</w:t>
      </w:r>
    </w:p>
    <w:p w:rsidR="00000000" w:rsidDel="00000000" w:rsidP="00000000" w:rsidRDefault="00000000" w:rsidRPr="00000000" w14:paraId="000001DC">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a letter, we can hear back in the next week. </w:t>
      </w:r>
    </w:p>
    <w:p w:rsidR="00000000" w:rsidDel="00000000" w:rsidP="00000000" w:rsidRDefault="00000000" w:rsidRPr="00000000" w14:paraId="000001DD">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they get a green light want help putting the proposal together</w:t>
      </w:r>
    </w:p>
    <w:p w:rsidR="00000000" w:rsidDel="00000000" w:rsidP="00000000" w:rsidRDefault="00000000" w:rsidRPr="00000000" w14:paraId="000001D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Haven't reached out to Matt or Trees fresno yet.</w:t>
      </w:r>
    </w:p>
    <w:p w:rsidR="00000000" w:rsidDel="00000000" w:rsidP="00000000" w:rsidRDefault="00000000" w:rsidRPr="00000000" w14:paraId="000001DF">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Mayor Ray - haven’t reached out yet. Brent can text him. </w:t>
      </w:r>
    </w:p>
    <w:p w:rsidR="00000000" w:rsidDel="00000000" w:rsidP="00000000" w:rsidRDefault="00000000" w:rsidRPr="00000000" w14:paraId="000001E0">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please cc us in the outreach emails</w:t>
      </w:r>
    </w:p>
    <w:p w:rsidR="00000000" w:rsidDel="00000000" w:rsidP="00000000" w:rsidRDefault="00000000" w:rsidRPr="00000000" w14:paraId="000001E1">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saw you were planning on submitting for this, have you, we would like to see if we could be partners”</w:t>
      </w:r>
    </w:p>
    <w:p w:rsidR="00000000" w:rsidDel="00000000" w:rsidP="00000000" w:rsidRDefault="00000000" w:rsidRPr="00000000" w14:paraId="000001E2">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will prioritize the Riverside and Tzicatl Community Development Corporation</w:t>
      </w:r>
    </w:p>
    <w:p w:rsidR="00000000" w:rsidDel="00000000" w:rsidP="00000000" w:rsidRDefault="00000000" w:rsidRPr="00000000" w14:paraId="000001E3">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can go after prop 4 money</w:t>
      </w:r>
    </w:p>
    <w:p w:rsidR="00000000" w:rsidDel="00000000" w:rsidP="00000000" w:rsidRDefault="00000000" w:rsidRPr="00000000" w14:paraId="000001E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Leslie and Beth may have leads on partners</w:t>
      </w:r>
    </w:p>
    <w:p w:rsidR="00000000" w:rsidDel="00000000" w:rsidP="00000000" w:rsidRDefault="00000000" w:rsidRPr="00000000" w14:paraId="000001E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6">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possible people to reach out to</w:t>
      </w:r>
    </w:p>
    <w:p w:rsidR="00000000" w:rsidDel="00000000" w:rsidP="00000000" w:rsidRDefault="00000000" w:rsidRPr="00000000" w14:paraId="000001E7">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Santa monica</w:t>
      </w:r>
    </w:p>
    <w:p w:rsidR="00000000" w:rsidDel="00000000" w:rsidP="00000000" w:rsidRDefault="00000000" w:rsidRPr="00000000" w14:paraId="000001E8">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forward contact - courtney. Reviewed depave plan. Wanted us to be involved with depave study at college in santa monica</w:t>
      </w:r>
    </w:p>
    <w:p w:rsidR="00000000" w:rsidDel="00000000" w:rsidP="00000000" w:rsidRDefault="00000000" w:rsidRPr="00000000" w14:paraId="000001E9">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Hawthorn?</w:t>
      </w:r>
    </w:p>
    <w:p w:rsidR="00000000" w:rsidDel="00000000" w:rsidP="00000000" w:rsidRDefault="00000000" w:rsidRPr="00000000" w14:paraId="000001E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Physicians for Social Responsibility - L.A.</w:t>
      </w:r>
    </w:p>
    <w:p w:rsidR="00000000" w:rsidDel="00000000" w:rsidP="00000000" w:rsidRDefault="00000000" w:rsidRPr="00000000" w14:paraId="000001E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Have some connections</w:t>
      </w:r>
    </w:p>
    <w:p w:rsidR="00000000" w:rsidDel="00000000" w:rsidP="00000000" w:rsidRDefault="00000000" w:rsidRPr="00000000" w14:paraId="000001EC">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Warehouse Worker Resource Center</w:t>
      </w:r>
    </w:p>
    <w:p w:rsidR="00000000" w:rsidDel="00000000" w:rsidP="00000000" w:rsidRDefault="00000000" w:rsidRPr="00000000" w14:paraId="000001E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Cold call but interested in working with them</w:t>
      </w:r>
    </w:p>
    <w:p w:rsidR="00000000" w:rsidDel="00000000" w:rsidP="00000000" w:rsidRDefault="00000000" w:rsidRPr="00000000" w14:paraId="000001E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county</w:t>
      </w:r>
    </w:p>
    <w:p w:rsidR="00000000" w:rsidDel="00000000" w:rsidP="00000000" w:rsidRDefault="00000000" w:rsidRPr="00000000" w14:paraId="000001E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Interested</w:t>
      </w:r>
    </w:p>
    <w:p w:rsidR="00000000" w:rsidDel="00000000" w:rsidP="00000000" w:rsidRDefault="00000000" w:rsidRPr="00000000" w14:paraId="000001F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San Gabriel</w:t>
      </w:r>
    </w:p>
    <w:p w:rsidR="00000000" w:rsidDel="00000000" w:rsidP="00000000" w:rsidRDefault="00000000" w:rsidRPr="00000000" w14:paraId="000001F1">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Ask amigos if they are already partnering with them</w:t>
      </w:r>
    </w:p>
    <w:p w:rsidR="00000000" w:rsidDel="00000000" w:rsidP="00000000" w:rsidRDefault="00000000" w:rsidRPr="00000000" w14:paraId="000001F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Probably best to connect through Amigos de los rios (claire)</w:t>
      </w:r>
    </w:p>
    <w:p w:rsidR="00000000" w:rsidDel="00000000" w:rsidP="00000000" w:rsidRDefault="00000000" w:rsidRPr="00000000" w14:paraId="000001F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Cool OC</w:t>
      </w:r>
    </w:p>
    <w:p w:rsidR="00000000" w:rsidDel="00000000" w:rsidP="00000000" w:rsidRDefault="00000000" w:rsidRPr="00000000" w14:paraId="000001F4">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no connection</w:t>
      </w:r>
    </w:p>
    <w:p w:rsidR="00000000" w:rsidDel="00000000" w:rsidP="00000000" w:rsidRDefault="00000000" w:rsidRPr="00000000" w14:paraId="000001F5">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be cool to investigate</w:t>
      </w:r>
    </w:p>
    <w:p w:rsidR="00000000" w:rsidDel="00000000" w:rsidP="00000000" w:rsidRDefault="00000000" w:rsidRPr="00000000" w14:paraId="000001F6">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Equality Californians</w:t>
      </w:r>
    </w:p>
    <w:p w:rsidR="00000000" w:rsidDel="00000000" w:rsidP="00000000" w:rsidRDefault="00000000" w:rsidRPr="00000000" w14:paraId="000001F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interested in looking in to them. </w:t>
      </w:r>
    </w:p>
    <w:p w:rsidR="00000000" w:rsidDel="00000000" w:rsidP="00000000" w:rsidRDefault="00000000" w:rsidRPr="00000000" w14:paraId="000001F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Oakland Unified School District</w:t>
      </w:r>
    </w:p>
    <w:p w:rsidR="00000000" w:rsidDel="00000000" w:rsidP="00000000" w:rsidRDefault="00000000" w:rsidRPr="00000000" w14:paraId="000001F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used to work with them</w:t>
      </w:r>
    </w:p>
    <w:p w:rsidR="00000000" w:rsidDel="00000000" w:rsidP="00000000" w:rsidRDefault="00000000" w:rsidRPr="00000000" w14:paraId="000001FA">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worked with Prescott School. Could try to reach out</w:t>
      </w:r>
    </w:p>
    <w:p w:rsidR="00000000" w:rsidDel="00000000" w:rsidP="00000000" w:rsidRDefault="00000000" w:rsidRPr="00000000" w14:paraId="000001FB">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could schedule a session with Wanda to try to find out more about the landscape </w:t>
      </w:r>
    </w:p>
    <w:p w:rsidR="00000000" w:rsidDel="00000000" w:rsidP="00000000" w:rsidRDefault="00000000" w:rsidRPr="00000000" w14:paraId="000001FC">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 state east bay</w:t>
      </w:r>
    </w:p>
    <w:p w:rsidR="00000000" w:rsidDel="00000000" w:rsidP="00000000" w:rsidRDefault="00000000" w:rsidRPr="00000000" w14:paraId="000001F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reach out to associate professor there. Know some professors. </w:t>
      </w:r>
    </w:p>
    <w:p w:rsidR="00000000" w:rsidDel="00000000" w:rsidP="00000000" w:rsidRDefault="00000000" w:rsidRPr="00000000" w14:paraId="000001F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Student Conservation org</w:t>
      </w:r>
    </w:p>
    <w:p w:rsidR="00000000" w:rsidDel="00000000" w:rsidP="00000000" w:rsidRDefault="00000000" w:rsidRPr="00000000" w14:paraId="000001F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reach out</w:t>
      </w:r>
    </w:p>
    <w:p w:rsidR="00000000" w:rsidDel="00000000" w:rsidP="00000000" w:rsidRDefault="00000000" w:rsidRPr="00000000" w14:paraId="00000200">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is our approach</w:t>
      </w:r>
    </w:p>
    <w:p w:rsidR="00000000" w:rsidDel="00000000" w:rsidP="00000000" w:rsidRDefault="00000000" w:rsidRPr="00000000" w14:paraId="00000201">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saw you were on the list, we would like to collab. </w:t>
      </w:r>
    </w:p>
    <w:p w:rsidR="00000000" w:rsidDel="00000000" w:rsidP="00000000" w:rsidRDefault="00000000" w:rsidRPr="00000000" w14:paraId="00000202">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can we review bullet points</w:t>
      </w:r>
    </w:p>
    <w:p w:rsidR="00000000" w:rsidDel="00000000" w:rsidP="00000000" w:rsidRDefault="00000000" w:rsidRPr="00000000" w14:paraId="0000020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t>
      </w:r>
    </w:p>
    <w:p w:rsidR="00000000" w:rsidDel="00000000" w:rsidP="00000000" w:rsidRDefault="00000000" w:rsidRPr="00000000" w14:paraId="0000020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Resiliency </w:t>
      </w:r>
    </w:p>
    <w:p w:rsidR="00000000" w:rsidDel="00000000" w:rsidP="00000000" w:rsidRDefault="00000000" w:rsidRPr="00000000" w14:paraId="0000020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Climate planning</w:t>
      </w:r>
    </w:p>
    <w:p w:rsidR="00000000" w:rsidDel="00000000" w:rsidP="00000000" w:rsidRDefault="00000000" w:rsidRPr="00000000" w14:paraId="00000206">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Supporting community groups with data for their own community planning and strategy</w:t>
      </w:r>
    </w:p>
    <w:p w:rsidR="00000000" w:rsidDel="00000000" w:rsidP="00000000" w:rsidRDefault="00000000" w:rsidRPr="00000000" w14:paraId="0000020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support with data and design</w:t>
      </w:r>
    </w:p>
    <w:p w:rsidR="00000000" w:rsidDel="00000000" w:rsidP="00000000" w:rsidRDefault="00000000" w:rsidRPr="00000000" w14:paraId="00000208">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in LA we should give context about the Depave project and links to that</w:t>
      </w:r>
    </w:p>
    <w:p w:rsidR="00000000" w:rsidDel="00000000" w:rsidP="00000000" w:rsidRDefault="00000000" w:rsidRPr="00000000" w14:paraId="00000209">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Ivan and MV weren’t on the project</w:t>
      </w:r>
    </w:p>
    <w:p w:rsidR="00000000" w:rsidDel="00000000" w:rsidP="00000000" w:rsidRDefault="00000000" w:rsidRPr="00000000" w14:paraId="0000020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try to pull something interesting directly from the depaving report. </w:t>
      </w:r>
    </w:p>
    <w:p w:rsidR="00000000" w:rsidDel="00000000" w:rsidP="00000000" w:rsidRDefault="00000000" w:rsidRPr="00000000" w14:paraId="0000020B">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can go to depave LA and pull from the about section and link to that page. </w:t>
      </w:r>
    </w:p>
    <w:p w:rsidR="00000000" w:rsidDel="00000000" w:rsidP="00000000" w:rsidRDefault="00000000" w:rsidRPr="00000000" w14:paraId="0000020C">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i have links to the 2-3 grants that you want to work on I can add that as context</w:t>
      </w:r>
    </w:p>
    <w:p w:rsidR="00000000" w:rsidDel="00000000" w:rsidP="00000000" w:rsidRDefault="00000000" w:rsidRPr="00000000" w14:paraId="0000020D">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TCC: </w:t>
      </w:r>
      <w:hyperlink r:id="rId48">
        <w:r w:rsidDel="00000000" w:rsidR="00000000" w:rsidRPr="00000000">
          <w:rPr>
            <w:rFonts w:ascii="Roboto" w:cs="Roboto" w:eastAsia="Roboto" w:hAnsi="Roboto"/>
            <w:color w:val="1155cc"/>
            <w:sz w:val="20"/>
            <w:szCs w:val="20"/>
            <w:u w:val="single"/>
            <w:rtl w:val="0"/>
          </w:rPr>
          <w:t xml:space="preserve">https://www.grants.ca.gov/grants/transformative-climate-communities-round-6-planning-grant-fy-25-26/</w:t>
        </w:r>
      </w:hyperlink>
      <w:r w:rsidDel="00000000" w:rsidR="00000000" w:rsidRPr="00000000">
        <w:rPr>
          <w:rFonts w:ascii="Roboto" w:cs="Roboto" w:eastAsia="Roboto" w:hAnsi="Roboto"/>
          <w:sz w:val="20"/>
          <w:szCs w:val="20"/>
          <w:rtl w:val="0"/>
        </w:rPr>
        <w:tab/>
      </w:r>
    </w:p>
    <w:p w:rsidR="00000000" w:rsidDel="00000000" w:rsidP="00000000" w:rsidRDefault="00000000" w:rsidRPr="00000000" w14:paraId="0000020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Community resilience centers: </w:t>
      </w:r>
      <w:hyperlink r:id="rId49">
        <w:r w:rsidDel="00000000" w:rsidR="00000000" w:rsidRPr="00000000">
          <w:rPr>
            <w:rFonts w:ascii="Roboto" w:cs="Roboto" w:eastAsia="Roboto" w:hAnsi="Roboto"/>
            <w:color w:val="1155cc"/>
            <w:sz w:val="20"/>
            <w:szCs w:val="20"/>
            <w:u w:val="single"/>
            <w:rtl w:val="0"/>
          </w:rPr>
          <w:t xml:space="preserve">https://www.grants.ca.gov/grants/community-resilience-centers-round-2-implementation-grant-fy-26-27/</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0F">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 of open grants: </w:t>
      </w:r>
      <w:hyperlink r:id="rId50">
        <w:r w:rsidDel="00000000" w:rsidR="00000000" w:rsidRPr="00000000">
          <w:rPr>
            <w:rFonts w:ascii="Roboto" w:cs="Roboto" w:eastAsia="Roboto" w:hAnsi="Roboto"/>
            <w:color w:val="1155cc"/>
            <w:sz w:val="20"/>
            <w:szCs w:val="20"/>
            <w:u w:val="single"/>
            <w:rtl w:val="0"/>
          </w:rPr>
          <w:t xml:space="preserve">https://www.grants.ca.gov/?s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10">
      <w:pPr>
        <w:numPr>
          <w:ilvl w:val="1"/>
          <w:numId w:val="9"/>
        </w:numPr>
        <w:spacing w:after="8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Planning &amp; implementation grant CRC: </w:t>
      </w:r>
    </w:p>
    <w:p w:rsidR="00000000" w:rsidDel="00000000" w:rsidP="00000000" w:rsidRDefault="00000000" w:rsidRPr="00000000" w14:paraId="00000211">
      <w:pPr>
        <w:spacing w:after="80" w:before="0" w:line="276"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2">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Actions:</w:t>
      </w:r>
    </w:p>
    <w:p w:rsidR="00000000" w:rsidDel="00000000" w:rsidP="00000000" w:rsidRDefault="00000000" w:rsidRPr="00000000" w14:paraId="00000213">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People reach out to the partners identified in the list..</w:t>
      </w:r>
    </w:p>
    <w:p w:rsidR="00000000" w:rsidDel="00000000" w:rsidP="00000000" w:rsidRDefault="00000000" w:rsidRPr="00000000" w14:paraId="00000214">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proposal together with Ambrose</w:t>
      </w:r>
    </w:p>
    <w:p w:rsidR="00000000" w:rsidDel="00000000" w:rsidP="00000000" w:rsidRDefault="00000000" w:rsidRPr="00000000" w14:paraId="00000215">
      <w:pPr>
        <w:numPr>
          <w:ilvl w:val="1"/>
          <w:numId w:val="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Include KJ in the grant discussion meeting with Ambrose</w:t>
      </w:r>
    </w:p>
    <w:p w:rsidR="00000000" w:rsidDel="00000000" w:rsidP="00000000" w:rsidRDefault="00000000" w:rsidRPr="00000000" w14:paraId="00000216">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proposal together with ‘bus stops’</w:t>
      </w:r>
    </w:p>
    <w:p w:rsidR="00000000" w:rsidDel="00000000" w:rsidP="00000000" w:rsidRDefault="00000000" w:rsidRPr="00000000" w14:paraId="00000217">
      <w:pPr>
        <w:numPr>
          <w:ilvl w:val="0"/>
          <w:numId w:val="7"/>
        </w:numPr>
        <w:spacing w:after="8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reach out to Leslie about prop 4 partnership possibiliites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keepNext w:val="1"/>
        <w:keepLines w:val="1"/>
        <w:pBdr>
          <w:top w:color="999999" w:space="2" w:sz="8" w:val="single"/>
        </w:pBdr>
        <w:spacing w:after="80" w:before="280" w:line="276" w:lineRule="auto"/>
        <w:ind w:left="0" w:firstLine="0"/>
        <w:rPr/>
      </w:pPr>
      <w:bookmarkStart w:colFirst="0" w:colLast="0" w:name="_tde5d0qg67yn" w:id="96"/>
      <w:bookmarkEnd w:id="96"/>
      <w:r w:rsidDel="00000000" w:rsidR="00000000" w:rsidRPr="00000000">
        <w:rPr>
          <w:rtl w:val="0"/>
        </w:rPr>
        <w:t xml:space="preserve">2026-07-22</w:t>
      </w:r>
      <w:r w:rsidDel="00000000" w:rsidR="00000000" w:rsidRPr="00000000">
        <w:rPr>
          <w:rtl w:val="0"/>
        </w:rPr>
        <w:t xml:space="preserve"> | </w:t>
      </w:r>
      <w:hyperlink r:id="rId51">
        <w:r w:rsidDel="00000000" w:rsidR="00000000" w:rsidRPr="00000000">
          <w:rPr>
            <w:color w:val="0000ee"/>
            <w:u w:val="single"/>
            <w:rtl w:val="0"/>
          </w:rPr>
          <w:t xml:space="preserve">Extreme Heat Exploratory Meeting</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Attendees: </w:t>
      </w:r>
      <w:hyperlink r:id="rId52">
        <w:r w:rsidDel="00000000" w:rsidR="00000000" w:rsidRPr="00000000">
          <w:rPr>
            <w:color w:val="0000ee"/>
            <w:u w:val="single"/>
            <w:rtl w:val="0"/>
          </w:rPr>
          <w:t xml:space="preserve">rferdman@cso.lacounty.gov</w:t>
        </w:r>
      </w:hyperlink>
      <w:r w:rsidDel="00000000" w:rsidR="00000000" w:rsidRPr="00000000">
        <w:rPr>
          <w:rtl w:val="0"/>
        </w:rPr>
        <w:t xml:space="preserve"> </w:t>
      </w:r>
      <w:hyperlink r:id="rId53">
        <w:r w:rsidDel="00000000" w:rsidR="00000000" w:rsidRPr="00000000">
          <w:rPr>
            <w:color w:val="0000ee"/>
            <w:u w:val="single"/>
            <w:rtl w:val="0"/>
          </w:rPr>
          <w:t xml:space="preserve">Brent Bucknum</w:t>
        </w:r>
      </w:hyperlink>
      <w:r w:rsidDel="00000000" w:rsidR="00000000" w:rsidRPr="00000000">
        <w:rPr>
          <w:rtl w:val="0"/>
        </w:rPr>
        <w:t xml:space="preserve"> </w:t>
      </w:r>
      <w:hyperlink r:id="rId54">
        <w:r w:rsidDel="00000000" w:rsidR="00000000" w:rsidRPr="00000000">
          <w:rPr>
            <w:color w:val="0000ee"/>
            <w:u w:val="single"/>
            <w:rtl w:val="0"/>
          </w:rPr>
          <w:t xml:space="preserve">Ivan Heitmann</w:t>
        </w:r>
      </w:hyperlink>
      <w:r w:rsidDel="00000000" w:rsidR="00000000" w:rsidRPr="00000000">
        <w:rPr>
          <w:rtl w:val="0"/>
        </w:rPr>
      </w:r>
    </w:p>
    <w:p w:rsidR="00000000" w:rsidDel="00000000" w:rsidP="00000000" w:rsidRDefault="00000000" w:rsidRPr="00000000" w14:paraId="0000021C">
      <w:pPr>
        <w:rPr>
          <w:b w:val="1"/>
          <w:bCs w:val="1"/>
          <w:highlight w:val="yellow"/>
        </w:rPr>
      </w:pPr>
      <w:r w:rsidDel="00000000" w:rsidR="00000000" w:rsidRPr="00000000">
        <w:rPr>
          <w:b w:val="1"/>
          <w:bCs w:val="1"/>
          <w:highlight w:val="yellow"/>
          <w:rtl w:val="0"/>
        </w:rPr>
        <w:t xml:space="preserve">Rebecca’s take is find her a site and she’s down but she thinks opportunities are better for schools and private property</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Notes</w:t>
      </w:r>
    </w:p>
    <w:p w:rsidR="00000000" w:rsidDel="00000000" w:rsidP="00000000" w:rsidRDefault="00000000" w:rsidRPr="00000000" w14:paraId="0000021E">
      <w:pPr>
        <w:numPr>
          <w:ilvl w:val="0"/>
          <w:numId w:val="15"/>
        </w:numPr>
        <w:spacing w:after="0" w:afterAutospacing="0"/>
        <w:ind w:left="720" w:hanging="360"/>
      </w:pPr>
      <w:r w:rsidDel="00000000" w:rsidR="00000000" w:rsidRPr="00000000">
        <w:rPr>
          <w:rtl w:val="0"/>
        </w:rPr>
        <w:t xml:space="preserve">BB sharing that we’re working with some other partners (council for watershed health, northeast trees)</w:t>
      </w:r>
    </w:p>
    <w:p w:rsidR="00000000" w:rsidDel="00000000" w:rsidP="00000000" w:rsidRDefault="00000000" w:rsidRPr="00000000" w14:paraId="0000021F">
      <w:pPr>
        <w:numPr>
          <w:ilvl w:val="1"/>
          <w:numId w:val="15"/>
        </w:numPr>
        <w:spacing w:after="0" w:afterAutospacing="0" w:before="0" w:beforeAutospacing="0"/>
        <w:ind w:left="1440" w:hanging="360"/>
      </w:pPr>
      <w:r w:rsidDel="00000000" w:rsidR="00000000" w:rsidRPr="00000000">
        <w:rPr>
          <w:rtl w:val="0"/>
        </w:rPr>
        <w:t xml:space="preserve">they got grants for depaving parking lots and while vetting parking lots, are there commercial or otherwise some county sites</w:t>
      </w:r>
    </w:p>
    <w:p w:rsidR="00000000" w:rsidDel="00000000" w:rsidP="00000000" w:rsidRDefault="00000000" w:rsidRPr="00000000" w14:paraId="00000220">
      <w:pPr>
        <w:numPr>
          <w:ilvl w:val="1"/>
          <w:numId w:val="15"/>
        </w:numPr>
        <w:spacing w:after="0" w:afterAutospacing="0" w:before="0" w:beforeAutospacing="0"/>
        <w:ind w:left="1440" w:hanging="360"/>
      </w:pPr>
      <w:r w:rsidDel="00000000" w:rsidR="00000000" w:rsidRPr="00000000">
        <w:rPr>
          <w:rtl w:val="0"/>
        </w:rPr>
        <w:t xml:space="preserve">a lot of hot spot and prioritization work that was the first 25% of their scope is stuff we already did so we are coordinating</w:t>
      </w:r>
    </w:p>
    <w:p w:rsidR="00000000" w:rsidDel="00000000" w:rsidP="00000000" w:rsidRDefault="00000000" w:rsidRPr="00000000" w14:paraId="00000221">
      <w:pPr>
        <w:numPr>
          <w:ilvl w:val="1"/>
          <w:numId w:val="15"/>
        </w:numPr>
        <w:spacing w:after="0" w:afterAutospacing="0" w:before="0" w:beforeAutospacing="0"/>
        <w:ind w:left="1440" w:hanging="360"/>
      </w:pPr>
      <w:r w:rsidDel="00000000" w:rsidR="00000000" w:rsidRPr="00000000">
        <w:rPr>
          <w:rtl w:val="0"/>
        </w:rPr>
        <w:t xml:space="preserve">county unincorporated parking lot would beinteresting and Rebecca would need to reach out to whoever controls it</w:t>
      </w:r>
    </w:p>
    <w:p w:rsidR="00000000" w:rsidDel="00000000" w:rsidP="00000000" w:rsidRDefault="00000000" w:rsidRPr="00000000" w14:paraId="00000222">
      <w:pPr>
        <w:numPr>
          <w:ilvl w:val="1"/>
          <w:numId w:val="15"/>
        </w:numPr>
        <w:spacing w:after="0" w:afterAutospacing="0" w:before="0" w:beforeAutospacing="0"/>
        <w:ind w:left="1440" w:hanging="360"/>
      </w:pPr>
      <w:r w:rsidDel="00000000" w:rsidR="00000000" w:rsidRPr="00000000">
        <w:rPr>
          <w:rtl w:val="0"/>
        </w:rPr>
        <w:t xml:space="preserve">supporting Amigos de los Rios on shade structures and otherwise</w:t>
      </w:r>
    </w:p>
    <w:p w:rsidR="00000000" w:rsidDel="00000000" w:rsidP="00000000" w:rsidRDefault="00000000" w:rsidRPr="00000000" w14:paraId="00000223">
      <w:pPr>
        <w:numPr>
          <w:ilvl w:val="1"/>
          <w:numId w:val="15"/>
        </w:numPr>
        <w:spacing w:after="0" w:afterAutospacing="0" w:before="0" w:beforeAutospacing="0"/>
        <w:ind w:left="1440" w:hanging="360"/>
      </w:pPr>
      <w:r w:rsidDel="00000000" w:rsidR="00000000" w:rsidRPr="00000000">
        <w:rPr>
          <w:rtl w:val="0"/>
        </w:rPr>
        <w:t xml:space="preserve">northeast trees negotiating a site under prison control</w:t>
      </w:r>
    </w:p>
    <w:p w:rsidR="00000000" w:rsidDel="00000000" w:rsidP="00000000" w:rsidRDefault="00000000" w:rsidRPr="00000000" w14:paraId="00000224">
      <w:pPr>
        <w:numPr>
          <w:ilvl w:val="0"/>
          <w:numId w:val="15"/>
        </w:numPr>
        <w:spacing w:after="0" w:afterAutospacing="0" w:before="0" w:beforeAutospacing="0"/>
        <w:ind w:left="720" w:hanging="360"/>
      </w:pPr>
      <w:r w:rsidDel="00000000" w:rsidR="00000000" w:rsidRPr="00000000">
        <w:rPr>
          <w:rtl w:val="0"/>
        </w:rPr>
        <w:t xml:space="preserve">RF says</w:t>
      </w:r>
    </w:p>
    <w:p w:rsidR="00000000" w:rsidDel="00000000" w:rsidP="00000000" w:rsidRDefault="00000000" w:rsidRPr="00000000" w14:paraId="00000225">
      <w:pPr>
        <w:numPr>
          <w:ilvl w:val="1"/>
          <w:numId w:val="15"/>
        </w:numPr>
        <w:spacing w:after="0" w:afterAutospacing="0" w:before="0" w:beforeAutospacing="0"/>
        <w:ind w:left="1440" w:hanging="360"/>
      </w:pPr>
      <w:r w:rsidDel="00000000" w:rsidR="00000000" w:rsidRPr="00000000">
        <w:rPr>
          <w:rtl w:val="0"/>
        </w:rPr>
        <w:t xml:space="preserve">working with northeast trees on extreme heat grant, may not have depaving</w:t>
      </w:r>
    </w:p>
    <w:p w:rsidR="00000000" w:rsidDel="00000000" w:rsidP="00000000" w:rsidRDefault="00000000" w:rsidRPr="00000000" w14:paraId="00000226">
      <w:pPr>
        <w:numPr>
          <w:ilvl w:val="1"/>
          <w:numId w:val="15"/>
        </w:numPr>
        <w:spacing w:after="0" w:afterAutospacing="0" w:before="0" w:beforeAutospacing="0"/>
        <w:ind w:left="1440" w:hanging="360"/>
      </w:pPr>
      <w:r w:rsidDel="00000000" w:rsidR="00000000" w:rsidRPr="00000000">
        <w:rPr>
          <w:rtl w:val="0"/>
        </w:rPr>
        <w:t xml:space="preserve">parks dept is also developing a grant proposal, not sure what the concept but likely shade structures, trees, and water features (bc mostly not paved already)</w:t>
      </w:r>
    </w:p>
    <w:p w:rsidR="00000000" w:rsidDel="00000000" w:rsidP="00000000" w:rsidRDefault="00000000" w:rsidRPr="00000000" w14:paraId="00000227">
      <w:pPr>
        <w:numPr>
          <w:ilvl w:val="1"/>
          <w:numId w:val="15"/>
        </w:numPr>
        <w:spacing w:after="0" w:afterAutospacing="0" w:before="0" w:beforeAutospacing="0"/>
        <w:ind w:left="1440" w:hanging="360"/>
      </w:pPr>
      <w:r w:rsidDel="00000000" w:rsidR="00000000" w:rsidRPr="00000000">
        <w:rPr>
          <w:rtl w:val="0"/>
        </w:rPr>
        <w:t xml:space="preserve">RF office is not working on an application</w:t>
      </w:r>
    </w:p>
    <w:p w:rsidR="00000000" w:rsidDel="00000000" w:rsidP="00000000" w:rsidRDefault="00000000" w:rsidRPr="00000000" w14:paraId="00000228">
      <w:pPr>
        <w:numPr>
          <w:ilvl w:val="1"/>
          <w:numId w:val="15"/>
        </w:numPr>
        <w:spacing w:after="0" w:afterAutospacing="0" w:before="0" w:beforeAutospacing="0"/>
        <w:ind w:left="1440" w:hanging="360"/>
      </w:pPr>
      <w:r w:rsidDel="00000000" w:rsidR="00000000" w:rsidRPr="00000000">
        <w:rPr>
          <w:rtl w:val="0"/>
        </w:rPr>
        <w:t xml:space="preserve">thinks it will be very competitive and late at this point for august for implementation</w:t>
      </w:r>
    </w:p>
    <w:p w:rsidR="00000000" w:rsidDel="00000000" w:rsidP="00000000" w:rsidRDefault="00000000" w:rsidRPr="00000000" w14:paraId="00000229">
      <w:pPr>
        <w:numPr>
          <w:ilvl w:val="1"/>
          <w:numId w:val="15"/>
        </w:numPr>
        <w:spacing w:after="0" w:afterAutospacing="0" w:before="0" w:beforeAutospacing="0"/>
        <w:ind w:left="1440" w:hanging="360"/>
      </w:pPr>
      <w:r w:rsidDel="00000000" w:rsidR="00000000" w:rsidRPr="00000000">
        <w:rPr>
          <w:rtl w:val="0"/>
        </w:rPr>
        <w:t xml:space="preserve">maybe for the planning tier?</w:t>
      </w:r>
    </w:p>
    <w:p w:rsidR="00000000" w:rsidDel="00000000" w:rsidP="00000000" w:rsidRDefault="00000000" w:rsidRPr="00000000" w14:paraId="0000022A">
      <w:pPr>
        <w:numPr>
          <w:ilvl w:val="1"/>
          <w:numId w:val="15"/>
        </w:numPr>
        <w:spacing w:after="0" w:afterAutospacing="0" w:before="0" w:beforeAutospacing="0"/>
        <w:ind w:left="1440" w:hanging="360"/>
      </w:pPr>
      <w:r w:rsidDel="00000000" w:rsidR="00000000" w:rsidRPr="00000000">
        <w:rPr>
          <w:rtl w:val="0"/>
        </w:rPr>
        <w:t xml:space="preserve">CNRA urban greening tried but didn’t get invited - was tree planting equity more than depaving</w:t>
      </w:r>
    </w:p>
    <w:p w:rsidR="00000000" w:rsidDel="00000000" w:rsidP="00000000" w:rsidRDefault="00000000" w:rsidRPr="00000000" w14:paraId="0000022B">
      <w:pPr>
        <w:numPr>
          <w:ilvl w:val="1"/>
          <w:numId w:val="15"/>
        </w:numPr>
        <w:spacing w:after="0" w:afterAutospacing="0" w:before="0" w:beforeAutospacing="0"/>
        <w:ind w:left="1440" w:hanging="360"/>
      </w:pPr>
      <w:r w:rsidDel="00000000" w:rsidR="00000000" w:rsidRPr="00000000">
        <w:rPr>
          <w:rtl w:val="0"/>
        </w:rPr>
        <w:t xml:space="preserve">not a lot of depaving low hanging fruit in ROW - maybe redesign yes - opportunity is more on private or school property - no site control means policy, regulation, not implementation projects</w:t>
      </w:r>
    </w:p>
    <w:p w:rsidR="00000000" w:rsidDel="00000000" w:rsidP="00000000" w:rsidRDefault="00000000" w:rsidRPr="00000000" w14:paraId="0000022C">
      <w:pPr>
        <w:numPr>
          <w:ilvl w:val="0"/>
          <w:numId w:val="15"/>
        </w:numPr>
        <w:spacing w:after="0" w:afterAutospacing="0" w:before="0" w:beforeAutospacing="0"/>
        <w:ind w:left="720" w:hanging="360"/>
      </w:pPr>
      <w:r w:rsidDel="00000000" w:rsidR="00000000" w:rsidRPr="00000000">
        <w:rPr>
          <w:rtl w:val="0"/>
        </w:rPr>
        <w:t xml:space="preserve">BB says city or caltrans controlled row could be a target of further study</w:t>
      </w:r>
    </w:p>
    <w:p w:rsidR="00000000" w:rsidDel="00000000" w:rsidP="00000000" w:rsidRDefault="00000000" w:rsidRPr="00000000" w14:paraId="0000022D">
      <w:pPr>
        <w:numPr>
          <w:ilvl w:val="1"/>
          <w:numId w:val="15"/>
        </w:numPr>
        <w:spacing w:after="0" w:afterAutospacing="0" w:before="0" w:beforeAutospacing="0"/>
        <w:ind w:left="1440" w:hanging="360"/>
      </w:pPr>
      <w:r w:rsidDel="00000000" w:rsidR="00000000" w:rsidRPr="00000000">
        <w:rPr>
          <w:rtl w:val="0"/>
        </w:rPr>
        <w:t xml:space="preserve">pilot of a publicly owned parking lot project</w:t>
      </w:r>
    </w:p>
    <w:p w:rsidR="00000000" w:rsidDel="00000000" w:rsidP="00000000" w:rsidRDefault="00000000" w:rsidRPr="00000000" w14:paraId="0000022E">
      <w:pPr>
        <w:numPr>
          <w:ilvl w:val="0"/>
          <w:numId w:val="15"/>
        </w:numPr>
        <w:spacing w:after="0" w:afterAutospacing="0" w:before="0" w:beforeAutospacing="0"/>
        <w:ind w:left="720" w:hanging="360"/>
      </w:pPr>
      <w:r w:rsidDel="00000000" w:rsidR="00000000" w:rsidRPr="00000000">
        <w:rPr>
          <w:rtl w:val="0"/>
        </w:rPr>
        <w:t xml:space="preserve">RF says</w:t>
      </w:r>
    </w:p>
    <w:p w:rsidR="00000000" w:rsidDel="00000000" w:rsidP="00000000" w:rsidRDefault="00000000" w:rsidRPr="00000000" w14:paraId="0000022F">
      <w:pPr>
        <w:numPr>
          <w:ilvl w:val="1"/>
          <w:numId w:val="15"/>
        </w:numPr>
        <w:spacing w:after="0" w:afterAutospacing="0" w:before="0" w:beforeAutospacing="0"/>
        <w:ind w:left="1440" w:hanging="360"/>
      </w:pPr>
      <w:r w:rsidDel="00000000" w:rsidR="00000000" w:rsidRPr="00000000">
        <w:rPr>
          <w:rtl w:val="0"/>
        </w:rPr>
        <w:t xml:space="preserve">open to it</w:t>
      </w:r>
    </w:p>
    <w:p w:rsidR="00000000" w:rsidDel="00000000" w:rsidP="00000000" w:rsidRDefault="00000000" w:rsidRPr="00000000" w14:paraId="00000230">
      <w:pPr>
        <w:numPr>
          <w:ilvl w:val="1"/>
          <w:numId w:val="15"/>
        </w:numPr>
        <w:spacing w:after="0" w:afterAutospacing="0" w:before="0" w:beforeAutospacing="0"/>
        <w:ind w:left="1440" w:hanging="360"/>
      </w:pPr>
      <w:r w:rsidDel="00000000" w:rsidR="00000000" w:rsidRPr="00000000">
        <w:rPr>
          <w:rtl w:val="0"/>
        </w:rPr>
        <w:t xml:space="preserve">not a lot of specific opportunities</w:t>
      </w:r>
    </w:p>
    <w:p w:rsidR="00000000" w:rsidDel="00000000" w:rsidP="00000000" w:rsidRDefault="00000000" w:rsidRPr="00000000" w14:paraId="00000231">
      <w:pPr>
        <w:numPr>
          <w:ilvl w:val="2"/>
          <w:numId w:val="15"/>
        </w:numPr>
        <w:spacing w:after="0" w:afterAutospacing="0" w:before="0" w:beforeAutospacing="0"/>
        <w:ind w:left="2160" w:hanging="360"/>
      </w:pPr>
      <w:r w:rsidDel="00000000" w:rsidR="00000000" w:rsidRPr="00000000">
        <w:rPr>
          <w:rtl w:val="0"/>
        </w:rPr>
        <w:t xml:space="preserve">strategic, deliberative, data driven factors would be trumped by opportunistic decision-making like something that is already under redevelopment</w:t>
      </w:r>
    </w:p>
    <w:p w:rsidR="00000000" w:rsidDel="00000000" w:rsidP="00000000" w:rsidRDefault="00000000" w:rsidRPr="00000000" w14:paraId="00000232">
      <w:pPr>
        <w:numPr>
          <w:ilvl w:val="1"/>
          <w:numId w:val="15"/>
        </w:numPr>
        <w:spacing w:after="0" w:afterAutospacing="0" w:before="0" w:beforeAutospacing="0"/>
        <w:ind w:left="1440" w:hanging="360"/>
      </w:pPr>
      <w:r w:rsidDel="00000000" w:rsidR="00000000" w:rsidRPr="00000000">
        <w:rPr>
          <w:rtl w:val="0"/>
        </w:rPr>
        <w:t xml:space="preserve">public works parking lot alhambra is notorious</w:t>
      </w:r>
    </w:p>
    <w:p w:rsidR="00000000" w:rsidDel="00000000" w:rsidP="00000000" w:rsidRDefault="00000000" w:rsidRPr="00000000" w14:paraId="00000233">
      <w:pPr>
        <w:numPr>
          <w:ilvl w:val="2"/>
          <w:numId w:val="15"/>
        </w:numPr>
        <w:spacing w:after="0" w:afterAutospacing="0" w:before="0" w:beforeAutospacing="0"/>
        <w:ind w:left="2160" w:hanging="360"/>
      </w:pPr>
      <w:r w:rsidDel="00000000" w:rsidR="00000000" w:rsidRPr="00000000">
        <w:rPr>
          <w:rtl w:val="0"/>
        </w:rPr>
        <w:t xml:space="preserve">but who does that serve?</w:t>
      </w:r>
    </w:p>
    <w:p w:rsidR="00000000" w:rsidDel="00000000" w:rsidP="00000000" w:rsidRDefault="00000000" w:rsidRPr="00000000" w14:paraId="00000234">
      <w:pPr>
        <w:numPr>
          <w:ilvl w:val="2"/>
          <w:numId w:val="15"/>
        </w:numPr>
        <w:spacing w:after="0" w:afterAutospacing="0" w:before="0" w:beforeAutospacing="0"/>
        <w:ind w:left="2160" w:hanging="360"/>
      </w:pPr>
      <w:r w:rsidDel="00000000" w:rsidR="00000000" w:rsidRPr="00000000">
        <w:rPr>
          <w:rtl w:val="0"/>
        </w:rPr>
        <w:t xml:space="preserve">could spend that money on something the community needs</w:t>
      </w:r>
    </w:p>
    <w:p w:rsidR="00000000" w:rsidDel="00000000" w:rsidP="00000000" w:rsidRDefault="00000000" w:rsidRPr="00000000" w14:paraId="00000235">
      <w:pPr>
        <w:numPr>
          <w:ilvl w:val="2"/>
          <w:numId w:val="15"/>
        </w:numPr>
        <w:spacing w:after="0" w:afterAutospacing="0" w:before="0" w:beforeAutospacing="0"/>
        <w:ind w:left="2160" w:hanging="360"/>
      </w:pPr>
      <w:r w:rsidDel="00000000" w:rsidR="00000000" w:rsidRPr="00000000">
        <w:rPr>
          <w:rtl w:val="0"/>
        </w:rPr>
        <w:t xml:space="preserve">maybe there’s an overlap with other benefits</w:t>
      </w:r>
    </w:p>
    <w:p w:rsidR="00000000" w:rsidDel="00000000" w:rsidP="00000000" w:rsidRDefault="00000000" w:rsidRPr="00000000" w14:paraId="00000236">
      <w:pPr>
        <w:numPr>
          <w:ilvl w:val="3"/>
          <w:numId w:val="15"/>
        </w:numPr>
        <w:spacing w:after="0" w:afterAutospacing="0" w:before="0" w:beforeAutospacing="0"/>
        <w:ind w:left="2880" w:hanging="360"/>
      </w:pPr>
      <w:r w:rsidDel="00000000" w:rsidR="00000000" w:rsidRPr="00000000">
        <w:rPr>
          <w:rtl w:val="0"/>
        </w:rPr>
        <w:t xml:space="preserve">parks or libraries</w:t>
      </w:r>
    </w:p>
    <w:p w:rsidR="00000000" w:rsidDel="00000000" w:rsidP="00000000" w:rsidRDefault="00000000" w:rsidRPr="00000000" w14:paraId="00000237">
      <w:pPr>
        <w:numPr>
          <w:ilvl w:val="0"/>
          <w:numId w:val="15"/>
        </w:numPr>
        <w:spacing w:after="0" w:afterAutospacing="0" w:before="0" w:beforeAutospacing="0"/>
        <w:ind w:left="720" w:hanging="360"/>
      </w:pPr>
      <w:r w:rsidDel="00000000" w:rsidR="00000000" w:rsidRPr="00000000">
        <w:rPr>
          <w:rtl w:val="0"/>
        </w:rPr>
        <w:t xml:space="preserve">BB</w:t>
      </w:r>
    </w:p>
    <w:p w:rsidR="00000000" w:rsidDel="00000000" w:rsidP="00000000" w:rsidRDefault="00000000" w:rsidRPr="00000000" w14:paraId="00000238">
      <w:pPr>
        <w:numPr>
          <w:ilvl w:val="1"/>
          <w:numId w:val="15"/>
        </w:numPr>
        <w:spacing w:after="0" w:afterAutospacing="0" w:before="0" w:beforeAutospacing="0"/>
        <w:ind w:left="1440" w:hanging="360"/>
      </w:pPr>
      <w:r w:rsidDel="00000000" w:rsidR="00000000" w:rsidRPr="00000000">
        <w:rPr>
          <w:rtl w:val="0"/>
        </w:rPr>
        <w:t xml:space="preserve">identify locations with sensitive receptor adjacency</w:t>
      </w:r>
    </w:p>
    <w:p w:rsidR="00000000" w:rsidDel="00000000" w:rsidP="00000000" w:rsidRDefault="00000000" w:rsidRPr="00000000" w14:paraId="00000239">
      <w:pPr>
        <w:numPr>
          <w:ilvl w:val="1"/>
          <w:numId w:val="15"/>
        </w:numPr>
        <w:spacing w:after="0" w:afterAutospacing="0" w:before="0" w:beforeAutospacing="0"/>
        <w:ind w:left="1440" w:hanging="360"/>
      </w:pPr>
      <w:r w:rsidDel="00000000" w:rsidR="00000000" w:rsidRPr="00000000">
        <w:rPr>
          <w:rtl w:val="0"/>
        </w:rPr>
        <w:t xml:space="preserve">bigger infrastructure projects?</w:t>
      </w:r>
    </w:p>
    <w:p w:rsidR="00000000" w:rsidDel="00000000" w:rsidP="00000000" w:rsidRDefault="00000000" w:rsidRPr="00000000" w14:paraId="0000023A">
      <w:pPr>
        <w:numPr>
          <w:ilvl w:val="1"/>
          <w:numId w:val="15"/>
        </w:numPr>
        <w:spacing w:after="0" w:afterAutospacing="0" w:before="0" w:beforeAutospacing="0"/>
        <w:ind w:left="1440" w:hanging="360"/>
      </w:pPr>
      <w:r w:rsidDel="00000000" w:rsidR="00000000" w:rsidRPr="00000000">
        <w:rPr>
          <w:rtl w:val="0"/>
        </w:rPr>
        <w:t xml:space="preserve">should be multi-benefit</w:t>
      </w:r>
    </w:p>
    <w:p w:rsidR="00000000" w:rsidDel="00000000" w:rsidP="00000000" w:rsidRDefault="00000000" w:rsidRPr="00000000" w14:paraId="0000023B">
      <w:pPr>
        <w:numPr>
          <w:ilvl w:val="0"/>
          <w:numId w:val="15"/>
        </w:numPr>
        <w:spacing w:after="0" w:afterAutospacing="0" w:before="0" w:beforeAutospacing="0"/>
        <w:ind w:left="720" w:hanging="360"/>
      </w:pPr>
      <w:r w:rsidDel="00000000" w:rsidR="00000000" w:rsidRPr="00000000">
        <w:rPr>
          <w:rtl w:val="0"/>
        </w:rPr>
        <w:t xml:space="preserve">RF</w:t>
      </w:r>
    </w:p>
    <w:p w:rsidR="00000000" w:rsidDel="00000000" w:rsidP="00000000" w:rsidRDefault="00000000" w:rsidRPr="00000000" w14:paraId="0000023C">
      <w:pPr>
        <w:numPr>
          <w:ilvl w:val="1"/>
          <w:numId w:val="15"/>
        </w:numPr>
        <w:spacing w:after="0" w:afterAutospacing="0" w:before="0" w:beforeAutospacing="0"/>
        <w:ind w:left="1440" w:hanging="360"/>
      </w:pPr>
      <w:r w:rsidDel="00000000" w:rsidR="00000000" w:rsidRPr="00000000">
        <w:rPr>
          <w:rtl w:val="0"/>
        </w:rPr>
        <w:t xml:space="preserve">they haven’t found any location that looks like the juice is worth the squeeze in unincorporated areas based on the parameters of depaving - unless you undertake a significant corridor redesign</w:t>
      </w:r>
    </w:p>
    <w:p w:rsidR="00000000" w:rsidDel="00000000" w:rsidP="00000000" w:rsidRDefault="00000000" w:rsidRPr="00000000" w14:paraId="0000023D">
      <w:pPr>
        <w:numPr>
          <w:ilvl w:val="1"/>
          <w:numId w:val="15"/>
        </w:numPr>
        <w:spacing w:after="0" w:afterAutospacing="0" w:before="0" w:beforeAutospacing="0"/>
        <w:ind w:left="1440" w:hanging="360"/>
      </w:pPr>
      <w:r w:rsidDel="00000000" w:rsidR="00000000" w:rsidRPr="00000000">
        <w:rPr>
          <w:rtl w:val="0"/>
        </w:rPr>
        <w:t xml:space="preserve">policy toolkits are appropriate - maybe at plan-check moment? - not an implementation project</w:t>
      </w:r>
    </w:p>
    <w:p w:rsidR="00000000" w:rsidDel="00000000" w:rsidP="00000000" w:rsidRDefault="00000000" w:rsidRPr="00000000" w14:paraId="0000023E">
      <w:pPr>
        <w:numPr>
          <w:ilvl w:val="1"/>
          <w:numId w:val="15"/>
        </w:numPr>
        <w:spacing w:after="0" w:afterAutospacing="0" w:before="0" w:beforeAutospacing="0"/>
        <w:ind w:left="1440" w:hanging="360"/>
      </w:pPr>
      <w:r w:rsidDel="00000000" w:rsidR="00000000" w:rsidRPr="00000000">
        <w:rPr>
          <w:rtl w:val="0"/>
        </w:rPr>
        <w:t xml:space="preserve">public works trying to get better organized with</w:t>
      </w:r>
    </w:p>
    <w:p w:rsidR="00000000" w:rsidDel="00000000" w:rsidP="00000000" w:rsidRDefault="00000000" w:rsidRPr="00000000" w14:paraId="0000023F">
      <w:pPr>
        <w:numPr>
          <w:ilvl w:val="1"/>
          <w:numId w:val="15"/>
        </w:numPr>
        <w:spacing w:after="0" w:afterAutospacing="0" w:before="0" w:beforeAutospacing="0"/>
        <w:ind w:left="1440" w:hanging="360"/>
      </w:pPr>
      <w:r w:rsidDel="00000000" w:rsidR="00000000" w:rsidRPr="00000000">
        <w:rPr>
          <w:rtl w:val="0"/>
        </w:rPr>
        <w:t xml:space="preserve">opportunity in the fire affected areas</w:t>
      </w:r>
    </w:p>
    <w:p w:rsidR="00000000" w:rsidDel="00000000" w:rsidP="00000000" w:rsidRDefault="00000000" w:rsidRPr="00000000" w14:paraId="00000240">
      <w:pPr>
        <w:numPr>
          <w:ilvl w:val="1"/>
          <w:numId w:val="15"/>
        </w:numPr>
        <w:spacing w:after="0" w:afterAutospacing="0" w:before="0" w:beforeAutospacing="0"/>
        <w:ind w:left="1440" w:hanging="360"/>
      </w:pPr>
      <w:r w:rsidDel="00000000" w:rsidR="00000000" w:rsidRPr="00000000">
        <w:rPr>
          <w:rtl w:val="0"/>
        </w:rPr>
        <w:t xml:space="preserve">horizontal infrastructure - problem becomes maintenance</w:t>
      </w:r>
    </w:p>
    <w:p w:rsidR="00000000" w:rsidDel="00000000" w:rsidP="00000000" w:rsidRDefault="00000000" w:rsidRPr="00000000" w14:paraId="00000241">
      <w:pPr>
        <w:numPr>
          <w:ilvl w:val="0"/>
          <w:numId w:val="15"/>
        </w:numPr>
        <w:spacing w:after="0" w:afterAutospacing="0" w:before="0" w:beforeAutospacing="0"/>
        <w:ind w:left="720" w:hanging="360"/>
      </w:pPr>
      <w:r w:rsidDel="00000000" w:rsidR="00000000" w:rsidRPr="00000000">
        <w:rPr>
          <w:rtl w:val="0"/>
        </w:rPr>
        <w:t xml:space="preserve">BB stewardship kills every green infrastructure concept - trying to get bond money into stewardship</w:t>
      </w:r>
    </w:p>
    <w:p w:rsidR="00000000" w:rsidDel="00000000" w:rsidP="00000000" w:rsidRDefault="00000000" w:rsidRPr="00000000" w14:paraId="00000242">
      <w:pPr>
        <w:numPr>
          <w:ilvl w:val="0"/>
          <w:numId w:val="15"/>
        </w:numPr>
        <w:spacing w:after="0" w:afterAutospacing="0" w:before="0" w:beforeAutospacing="0"/>
        <w:ind w:left="720" w:hanging="360"/>
      </w:pPr>
      <w:r w:rsidDel="00000000" w:rsidR="00000000" w:rsidRPr="00000000">
        <w:rPr>
          <w:rtl w:val="0"/>
        </w:rPr>
        <w:t xml:space="preserve">RF happy to help if we find a likely project</w:t>
      </w:r>
    </w:p>
    <w:p w:rsidR="00000000" w:rsidDel="00000000" w:rsidP="00000000" w:rsidRDefault="00000000" w:rsidRPr="00000000" w14:paraId="00000243">
      <w:pPr>
        <w:numPr>
          <w:ilvl w:val="1"/>
          <w:numId w:val="15"/>
        </w:numPr>
        <w:spacing w:after="0" w:afterAutospacing="0" w:before="0" w:beforeAutospacing="0"/>
        <w:ind w:left="1440" w:hanging="360"/>
      </w:pPr>
      <w:r w:rsidDel="00000000" w:rsidR="00000000" w:rsidRPr="00000000">
        <w:rPr>
          <w:rtl w:val="0"/>
        </w:rPr>
        <w:t xml:space="preserve">trying to get public works roped in with some pilot projects - depaved a median and planted 16 trees</w:t>
      </w:r>
    </w:p>
    <w:p w:rsidR="00000000" w:rsidDel="00000000" w:rsidP="00000000" w:rsidRDefault="00000000" w:rsidRPr="00000000" w14:paraId="00000244">
      <w:pPr>
        <w:numPr>
          <w:ilvl w:val="1"/>
          <w:numId w:val="15"/>
        </w:numPr>
        <w:spacing w:after="0" w:afterAutospacing="0" w:before="0" w:beforeAutospacing="0"/>
        <w:ind w:left="1440" w:hanging="360"/>
      </w:pPr>
      <w:r w:rsidDel="00000000" w:rsidR="00000000" w:rsidRPr="00000000">
        <w:rPr>
          <w:rtl w:val="0"/>
        </w:rPr>
        <w:t xml:space="preserve">trying to change people’s perspectives but momentum has to come from schools and private</w:t>
      </w:r>
    </w:p>
    <w:p w:rsidR="00000000" w:rsidDel="00000000" w:rsidP="00000000" w:rsidRDefault="00000000" w:rsidRPr="00000000" w14:paraId="00000245">
      <w:pPr>
        <w:numPr>
          <w:ilvl w:val="1"/>
          <w:numId w:val="15"/>
        </w:numPr>
        <w:spacing w:before="0" w:beforeAutospacing="0"/>
        <w:ind w:left="1440" w:hanging="360"/>
      </w:pPr>
      <w:r w:rsidDel="00000000" w:rsidR="00000000" w:rsidRPr="00000000">
        <w:rPr>
          <w:rtl w:val="0"/>
        </w:rPr>
        <w:t xml:space="preserve">will maybe recycle their CNRA grant and try to submit it to something else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Action items</w:t>
      </w:r>
    </w:p>
    <w:p w:rsidR="00000000" w:rsidDel="00000000" w:rsidP="00000000" w:rsidRDefault="00000000" w:rsidRPr="00000000" w14:paraId="00000248">
      <w:pPr>
        <w:numPr>
          <w:ilvl w:val="0"/>
          <w:numId w:val="30"/>
        </w:numPr>
        <w:ind w:left="720" w:hanging="360"/>
      </w:pPr>
      <w:r w:rsidDel="00000000" w:rsidR="00000000" w:rsidRPr="00000000">
        <w:rPr>
          <w:rtl w:val="0"/>
        </w:rPr>
        <w:t xml:space="preserve">BB send RF some of the louisville projects</w:t>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pStyle w:val="Heading2"/>
        <w:keepNext w:val="1"/>
        <w:keepLines w:val="1"/>
        <w:pBdr>
          <w:top w:color="999999" w:space="2" w:sz="8" w:val="single"/>
        </w:pBdr>
        <w:spacing w:after="80" w:before="280" w:line="276" w:lineRule="auto"/>
        <w:ind w:left="0" w:right="0" w:firstLine="0"/>
        <w:rPr>
          <w:rFonts w:ascii="Roboto Medium" w:cs="Roboto Medium" w:eastAsia="Roboto Medium" w:hAnsi="Roboto Medium"/>
          <w:b w:val="0"/>
          <w:bCs w:val="0"/>
          <w:sz w:val="36"/>
          <w:szCs w:val="36"/>
        </w:rPr>
      </w:pPr>
      <w:bookmarkStart w:colFirst="0" w:colLast="0" w:name="_aa5a7tydqxvi" w:id="97"/>
      <w:bookmarkEnd w:id="97"/>
      <w:r w:rsidDel="00000000" w:rsidR="00000000" w:rsidRPr="00000000">
        <w:rPr>
          <w:rtl w:val="0"/>
        </w:rPr>
      </w:r>
    </w:p>
    <w:p w:rsidR="00000000" w:rsidDel="00000000" w:rsidP="00000000" w:rsidRDefault="00000000" w:rsidRPr="00000000" w14:paraId="0000024B">
      <w:pPr>
        <w:pStyle w:val="Heading2"/>
        <w:keepNext w:val="1"/>
        <w:keepLines w:val="1"/>
        <w:pBdr>
          <w:top w:color="999999" w:space="2" w:sz="8" w:val="single"/>
        </w:pBdr>
        <w:spacing w:after="80" w:before="280" w:line="276" w:lineRule="auto"/>
        <w:ind w:left="0" w:right="0" w:firstLine="0"/>
        <w:rPr>
          <w:rFonts w:ascii="Roboto Medium" w:cs="Roboto Medium" w:eastAsia="Roboto Medium" w:hAnsi="Roboto Medium"/>
          <w:b w:val="0"/>
          <w:bCs w:val="0"/>
          <w:sz w:val="36"/>
          <w:szCs w:val="36"/>
        </w:rPr>
      </w:pPr>
      <w:bookmarkStart w:colFirst="0" w:colLast="0" w:name="_6mt7ilbynjf5" w:id="98"/>
      <w:bookmarkEnd w:id="98"/>
      <w:r w:rsidDel="00000000" w:rsidR="00000000" w:rsidRPr="00000000">
        <w:rPr>
          <w:rFonts w:ascii="Roboto Medium" w:cs="Roboto Medium" w:eastAsia="Roboto Medium" w:hAnsi="Roboto Medium"/>
          <w:b w:val="0"/>
          <w:bCs w:val="0"/>
          <w:sz w:val="36"/>
          <w:szCs w:val="36"/>
          <w:rtl w:val="0"/>
        </w:rPr>
        <w:t xml:space="preserve">July 22, 2026 - Partnership Workstream</w:t>
      </w:r>
      <w:r w:rsidDel="00000000" w:rsidR="00000000" w:rsidRPr="00000000">
        <w:rPr>
          <w:rtl w:val="0"/>
        </w:rPr>
      </w:r>
    </w:p>
    <w:p w:rsidR="00000000" w:rsidDel="00000000" w:rsidP="00000000" w:rsidRDefault="00000000" w:rsidRPr="00000000" w14:paraId="0000024C">
      <w:pPr>
        <w:pStyle w:val="Heading3"/>
        <w:spacing w:after="80" w:before="360" w:lineRule="auto"/>
        <w:rPr/>
      </w:pPr>
      <w:bookmarkStart w:colFirst="0" w:colLast="0" w:name="_c8ezde8402zo" w:id="99"/>
      <w:bookmarkEnd w:id="99"/>
      <w:r w:rsidDel="00000000" w:rsidR="00000000" w:rsidRPr="00000000">
        <w:rPr>
          <w:rtl w:val="0"/>
        </w:rPr>
        <w:t xml:space="preserve">Decisions</w:t>
      </w:r>
    </w:p>
    <w:p w:rsidR="00000000" w:rsidDel="00000000" w:rsidP="00000000" w:rsidRDefault="00000000" w:rsidRPr="00000000" w14:paraId="0000024D">
      <w:pPr>
        <w:numPr>
          <w:ilvl w:val="0"/>
          <w:numId w:val="45"/>
        </w:numPr>
        <w:spacing w:after="0" w:afterAutospacing="0" w:before="240" w:lineRule="auto"/>
        <w:ind w:left="720" w:hanging="360"/>
      </w:pPr>
      <w:r w:rsidDel="00000000" w:rsidR="00000000" w:rsidRPr="00000000">
        <w:rPr>
          <w:b w:val="1"/>
          <w:bCs w:val="1"/>
          <w:rtl w:val="0"/>
        </w:rPr>
        <w:t xml:space="preserve">Early infrastructure project tier is the target</w:t>
      </w:r>
      <w:r w:rsidDel="00000000" w:rsidR="00000000" w:rsidRPr="00000000">
        <w:rPr>
          <w:rtl w:val="0"/>
        </w:rPr>
        <w:t xml:space="preserve"> , 25% minimum for infrastructure demonstration (not 60-70% as Brent initially understood). Leaves 75% for planning, research, community engagement, and belonging activities. [Transcript:: ~24:46 - "It's a range 25 to 60"]</w:t>
        <w:br w:type="textWrapping"/>
      </w:r>
    </w:p>
    <w:p w:rsidR="00000000" w:rsidDel="00000000" w:rsidP="00000000" w:rsidRDefault="00000000" w:rsidRPr="00000000" w14:paraId="0000024E">
      <w:pPr>
        <w:numPr>
          <w:ilvl w:val="0"/>
          <w:numId w:val="45"/>
        </w:numPr>
        <w:spacing w:after="0" w:afterAutospacing="0" w:before="0" w:beforeAutospacing="0" w:lineRule="auto"/>
        <w:ind w:left="720" w:hanging="360"/>
      </w:pPr>
      <w:r w:rsidDel="00000000" w:rsidR="00000000" w:rsidRPr="00000000">
        <w:rPr>
          <w:b w:val="1"/>
          <w:bCs w:val="1"/>
          <w:rtl w:val="0"/>
        </w:rPr>
        <w:t xml:space="preserve">Pre-application letter does NOT require site control</w:t>
      </w:r>
      <w:r w:rsidDel="00000000" w:rsidR="00000000" w:rsidRPr="00000000">
        <w:rPr>
          <w:rtl w:val="0"/>
        </w:rPr>
        <w:t xml:space="preserve"> , a location address is needed but no ownership proof, lease, or site control letter is required at this stage. [Transcript:: ~16:50 - "technically, we need a location, but we don't need… any other like check boxes, have a site control letter from the owner"]</w:t>
        <w:br w:type="textWrapping"/>
      </w:r>
    </w:p>
    <w:p w:rsidR="00000000" w:rsidDel="00000000" w:rsidP="00000000" w:rsidRDefault="00000000" w:rsidRPr="00000000" w14:paraId="0000024F">
      <w:pPr>
        <w:numPr>
          <w:ilvl w:val="0"/>
          <w:numId w:val="45"/>
        </w:numPr>
        <w:spacing w:after="0" w:afterAutospacing="0" w:before="0" w:beforeAutospacing="0" w:lineRule="auto"/>
        <w:ind w:left="720" w:hanging="360"/>
      </w:pPr>
      <w:r w:rsidDel="00000000" w:rsidR="00000000" w:rsidRPr="00000000">
        <w:rPr>
          <w:b w:val="1"/>
          <w:bCs w:val="1"/>
          <w:rtl w:val="0"/>
        </w:rPr>
        <w:t xml:space="preserve">County partner adds credibility for pre-app</w:t>
      </w:r>
      <w:r w:rsidDel="00000000" w:rsidR="00000000" w:rsidRPr="00000000">
        <w:rPr>
          <w:rtl w:val="0"/>
        </w:rPr>
        <w:t xml:space="preserve"> , partnering with LA County (Rebecca) on county property would make the letter of interest substantially stronger, even with site still being finalized. [Transcript:: ~14:30 - "if it's with someone like the county, that will be a strong enough letter of interest"]</w:t>
        <w:br w:type="textWrapping"/>
      </w:r>
    </w:p>
    <w:p w:rsidR="00000000" w:rsidDel="00000000" w:rsidP="00000000" w:rsidRDefault="00000000" w:rsidRPr="00000000" w14:paraId="00000250">
      <w:pPr>
        <w:numPr>
          <w:ilvl w:val="0"/>
          <w:numId w:val="45"/>
        </w:numPr>
        <w:spacing w:after="0" w:afterAutospacing="0" w:before="0" w:beforeAutospacing="0" w:lineRule="auto"/>
        <w:ind w:left="720" w:hanging="360"/>
      </w:pPr>
      <w:r w:rsidDel="00000000" w:rsidR="00000000" w:rsidRPr="00000000">
        <w:rPr>
          <w:b w:val="1"/>
          <w:bCs w:val="1"/>
          <w:rtl w:val="0"/>
        </w:rPr>
        <w:t xml:space="preserve">All EHCRP documents consolidated in one Hyphae BD Google Drive folder</w:t>
      </w:r>
      <w:r w:rsidDel="00000000" w:rsidR="00000000" w:rsidRPr="00000000">
        <w:rPr>
          <w:rtl w:val="0"/>
        </w:rPr>
        <w:t xml:space="preserve"> , Ivan made copies of kj's docs; team will work from the consolidated folder. [Transcript:: ~42:17 - "have everything EHCRP related in one folder in our business development Google Drive"]</w:t>
        <w:br w:type="textWrapping"/>
      </w:r>
    </w:p>
    <w:p w:rsidR="00000000" w:rsidDel="00000000" w:rsidP="00000000" w:rsidRDefault="00000000" w:rsidRPr="00000000" w14:paraId="00000251">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Friday planning → Monday communications</w:t>
      </w:r>
      <w:r w:rsidDel="00000000" w:rsidR="00000000" w:rsidRPr="00000000">
        <w:rPr>
          <w:rtl w:val="0"/>
        </w:rPr>
        <w:t xml:space="preserve"> , review priority list Friday, fire communications on Monday. [Transcript:: ~1:00:52 - "if we do our… discussion and planning on a Friday, then be teed up to communicate on a Monday"]</w:t>
        <w:br w:type="textWrapping"/>
      </w:r>
    </w:p>
    <w:p w:rsidR="00000000" w:rsidDel="00000000" w:rsidP="00000000" w:rsidRDefault="00000000" w:rsidRPr="00000000" w14:paraId="00000252">
      <w:pPr>
        <w:numPr>
          <w:ilvl w:val="0"/>
          <w:numId w:val="45"/>
        </w:numPr>
        <w:spacing w:after="0" w:afterAutospacing="0" w:before="0" w:beforeAutospacing="0" w:lineRule="auto"/>
        <w:ind w:left="720" w:hanging="360"/>
      </w:pPr>
      <w:r w:rsidDel="00000000" w:rsidR="00000000" w:rsidRPr="00000000">
        <w:rPr>
          <w:b w:val="1"/>
          <w:bCs w:val="1"/>
          <w:rtl w:val="0"/>
        </w:rPr>
        <w:t xml:space="preserve">10% indirect cost cap is a constraint to watch</w:t>
      </w:r>
      <w:r w:rsidDel="00000000" w:rsidR="00000000" w:rsidRPr="00000000">
        <w:rPr>
          <w:rtl w:val="0"/>
        </w:rPr>
        <w:t xml:space="preserve"> , only 15% of total budget can be indirect. This is a known friction point (Hyphae's normal indirect rate is 50-60%). Must determine if cap applies only to the prime applicant or all partners. [Transcript:: ~25:33 - "15% of the total budget being allocated for indirect costs"]</w:t>
        <w:br w:type="textWrapping"/>
      </w:r>
    </w:p>
    <w:p w:rsidR="00000000" w:rsidDel="00000000" w:rsidP="00000000" w:rsidRDefault="00000000" w:rsidRPr="00000000" w14:paraId="00000253">
      <w:pPr>
        <w:numPr>
          <w:ilvl w:val="0"/>
          <w:numId w:val="45"/>
        </w:numPr>
        <w:spacing w:after="240" w:before="0" w:beforeAutospacing="0" w:lineRule="auto"/>
        <w:ind w:left="720" w:hanging="360"/>
      </w:pPr>
      <w:r w:rsidDel="00000000" w:rsidR="00000000" w:rsidRPr="00000000">
        <w:rPr>
          <w:b w:val="1"/>
          <w:bCs w:val="1"/>
          <w:rtl w:val="0"/>
        </w:rPr>
        <w:t xml:space="preserve">$25K minimum for post-award requirements</w:t>
      </w:r>
      <w:r w:rsidDel="00000000" w:rsidR="00000000" w:rsidRPr="00000000">
        <w:rPr>
          <w:rtl w:val="0"/>
        </w:rPr>
        <w:t xml:space="preserve"> , grant requires earmarking at least $25K for post-award compliance, whatever that entails. [Transcript:: ~27:26 - "They require 25 grand at least to be put toward post-award requirements"]</w:t>
        <w:br w:type="textWrapping"/>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spacing w:after="80" w:before="360" w:lineRule="auto"/>
        <w:rPr/>
      </w:pPr>
      <w:bookmarkStart w:colFirst="0" w:colLast="0" w:name="_3lse0fxwqolg" w:id="100"/>
      <w:bookmarkEnd w:id="100"/>
      <w:r w:rsidDel="00000000" w:rsidR="00000000" w:rsidRPr="00000000">
        <w:rPr>
          <w:rtl w:val="0"/>
        </w:rPr>
        <w:t xml:space="preserve">Action Items</w:t>
      </w:r>
    </w:p>
    <w:p w:rsidR="00000000" w:rsidDel="00000000" w:rsidP="00000000" w:rsidRDefault="00000000" w:rsidRPr="00000000" w14:paraId="00000256">
      <w:pPr>
        <w:pStyle w:val="Heading4"/>
        <w:spacing w:after="80" w:before="280" w:lineRule="auto"/>
        <w:rPr/>
      </w:pPr>
      <w:bookmarkStart w:colFirst="0" w:colLast="0" w:name="_5kc4dp285rv" w:id="101"/>
      <w:bookmarkEnd w:id="101"/>
      <w:r w:rsidDel="00000000" w:rsidR="00000000" w:rsidRPr="00000000">
        <w:rPr>
          <w:rtl w:val="0"/>
        </w:rPr>
        <w:t xml:space="preserve">Partner Outreach &amp; Spreadsheet Analysis</w:t>
      </w:r>
    </w:p>
    <w:p w:rsidR="00000000" w:rsidDel="00000000" w:rsidP="00000000" w:rsidRDefault="00000000" w:rsidRPr="00000000" w14:paraId="00000257">
      <w:pPr>
        <w:numPr>
          <w:ilvl w:val="0"/>
          <w:numId w:val="1"/>
        </w:numPr>
        <w:spacing w:after="0" w:afterAutospacing="0" w:before="240" w:lineRule="auto"/>
        <w:ind w:left="720" w:hanging="360"/>
      </w:pPr>
      <w:r w:rsidDel="00000000" w:rsidR="00000000" w:rsidRPr="00000000">
        <w:rPr>
          <w:b w:val="1"/>
          <w:bCs w:val="1"/>
          <w:rtl w:val="0"/>
        </w:rPr>
        <w:t xml:space="preserve">Lead outreach to new orgs from survey spreadsheet</w:t>
      </w:r>
      <w:r w:rsidDel="00000000" w:rsidR="00000000" w:rsidRPr="00000000">
        <w:rPr>
          <w:rtl w:val="0"/>
        </w:rPr>
        <w:t xml:space="preserve"> , tailored emails and phone calls to column B organizations. </w:t>
      </w:r>
      <w:r w:rsidDel="00000000" w:rsidR="00000000" w:rsidRPr="00000000">
        <w:rPr>
          <w:i w:val="1"/>
          <w:iCs w:val="1"/>
          <w:rtl w:val="0"/>
        </w:rPr>
        <w:t xml:space="preserve">(kj @I-Relab)</w:t>
      </w:r>
      <w:r w:rsidDel="00000000" w:rsidR="00000000" w:rsidRPr="00000000">
        <w:rPr>
          <w:rtl w:val="0"/>
        </w:rPr>
        <w:t xml:space="preserve"> [Transcript:: ~58:18 - "You're going start like a letter doc that might have one or two templates"]</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b w:val="1"/>
          <w:bCs w:val="1"/>
          <w:rtl w:val="0"/>
        </w:rPr>
        <w:t xml:space="preserve">Annotate spreadsheet with notes on known orgs</w:t>
      </w:r>
      <w:r w:rsidDel="00000000" w:rsidR="00000000" w:rsidRPr="00000000">
        <w:rPr>
          <w:rtl w:val="0"/>
        </w:rPr>
        <w:t xml:space="preserve"> , connections, context, customization hooks.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~40:38 - "I could spend an hour putting notes and then we circle back"]</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b w:val="1"/>
          <w:bCs w:val="1"/>
          <w:rtl w:val="0"/>
        </w:rPr>
        <w:t xml:space="preserve">Analyze full survey spreadsheet</w:t>
      </w:r>
      <w:r w:rsidDel="00000000" w:rsidR="00000000" w:rsidRPr="00000000">
        <w:rPr>
          <w:rtl w:val="0"/>
        </w:rPr>
        <w:t xml:space="preserve"> , identify overlaps, interests, partnership alignment across all ~1000 entries. </w:t>
      </w:r>
      <w:r w:rsidDel="00000000" w:rsidR="00000000" w:rsidRPr="00000000">
        <w:rPr>
          <w:i w:val="1"/>
          <w:iCs w:val="1"/>
          <w:rtl w:val="0"/>
        </w:rPr>
        <w:t xml:space="preserve">(kj @I-Relab)</w:t>
      </w:r>
      <w:r w:rsidDel="00000000" w:rsidR="00000000" w:rsidRPr="00000000">
        <w:rPr>
          <w:rtl w:val="0"/>
        </w:rPr>
        <w:t xml:space="preserve"> [Transcript:: ~8:41 - "I'm fully prepared to dive in… identifying overlaps… an analysis of what exactly they are interested in"]</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b w:val="1"/>
          <w:bCs w:val="1"/>
          <w:rtl w:val="0"/>
        </w:rPr>
        <w:t xml:space="preserve">Add two columns to working spreadsheet</w:t>
      </w:r>
      <w:r w:rsidDel="00000000" w:rsidR="00000000" w:rsidRPr="00000000">
        <w:rPr>
          <w:rtl w:val="0"/>
        </w:rPr>
        <w:t xml:space="preserve"> , "responsible to reach out" and "notes" for tracking. </w:t>
      </w:r>
      <w:r w:rsidDel="00000000" w:rsidR="00000000" w:rsidRPr="00000000">
        <w:rPr>
          <w:i w:val="1"/>
          <w:iCs w:val="1"/>
          <w:rtl w:val="0"/>
        </w:rPr>
        <w:t xml:space="preserve">(kj/Ivan)</w:t>
      </w:r>
      <w:r w:rsidDel="00000000" w:rsidR="00000000" w:rsidRPr="00000000">
        <w:rPr>
          <w:rtl w:val="0"/>
        </w:rPr>
        <w:t xml:space="preserve"> [Transcript:: ~47:17 - "If we can just have two columns in here for like, responsible to reach out and notes"]</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b w:val="1"/>
          <w:bCs w:val="1"/>
          <w:rtl w:val="0"/>
        </w:rPr>
        <w:t xml:space="preserve">Review webinar attendee lists</w:t>
      </w:r>
      <w:r w:rsidDel="00000000" w:rsidR="00000000" w:rsidRPr="00000000">
        <w:rPr>
          <w:rtl w:val="0"/>
        </w:rPr>
        <w:t xml:space="preserve"> , check if more up-to-date partner lists are available from EHCRP webinars. </w:t>
      </w:r>
      <w:r w:rsidDel="00000000" w:rsidR="00000000" w:rsidRPr="00000000">
        <w:rPr>
          <w:i w:val="1"/>
          <w:iCs w:val="1"/>
          <w:rtl w:val="0"/>
        </w:rPr>
        <w:t xml:space="preserve">(kj @I-Relab)</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~57:15 - "it's sometimes worth looking at some of the webinars to see if it has a list of people"]</w:t>
      </w:r>
    </w:p>
    <w:p w:rsidR="00000000" w:rsidDel="00000000" w:rsidP="00000000" w:rsidRDefault="00000000" w:rsidRPr="00000000" w14:paraId="0000025C">
      <w:pPr>
        <w:numPr>
          <w:ilvl w:val="0"/>
          <w:numId w:val="1"/>
        </w:numPr>
        <w:spacing w:after="240" w:before="0" w:beforeAutospacing="0" w:lineRule="auto"/>
        <w:ind w:left="720" w:hanging="360"/>
      </w:pPr>
      <w:r w:rsidDel="00000000" w:rsidR="00000000" w:rsidRPr="00000000">
        <w:rPr>
          <w:b w:val="1"/>
          <w:bCs w:val="1"/>
          <w:rtl w:val="0"/>
        </w:rPr>
        <w:t xml:space="preserve">Reach back out to Matt Holmes and Trees Fresno</w:t>
      </w:r>
      <w:r w:rsidDel="00000000" w:rsidR="00000000" w:rsidRPr="00000000">
        <w:rPr>
          <w:rtl w:val="0"/>
        </w:rPr>
        <w:t xml:space="preserve"> , Central Valley projects may be viable for this grant (farm worker, Modesto connections).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~48:56 - "We should also probably reach back out to Matt and maybe Trees Fresno"]</w:t>
      </w:r>
    </w:p>
    <w:p w:rsidR="00000000" w:rsidDel="00000000" w:rsidP="00000000" w:rsidRDefault="00000000" w:rsidRPr="00000000" w14:paraId="0000025D">
      <w:pPr>
        <w:pStyle w:val="Heading4"/>
        <w:spacing w:after="80" w:before="280" w:lineRule="auto"/>
        <w:rPr/>
      </w:pPr>
      <w:bookmarkStart w:colFirst="0" w:colLast="0" w:name="_45ml3zuqyyn8" w:id="102"/>
      <w:bookmarkEnd w:id="102"/>
      <w:r w:rsidDel="00000000" w:rsidR="00000000" w:rsidRPr="00000000">
        <w:rPr>
          <w:rtl w:val="0"/>
        </w:rPr>
        <w:t xml:space="preserve">Letter of Interest Template</w:t>
      </w:r>
    </w:p>
    <w:p w:rsidR="00000000" w:rsidDel="00000000" w:rsidP="00000000" w:rsidRDefault="00000000" w:rsidRPr="00000000" w14:paraId="0000025E">
      <w:pPr>
        <w:numPr>
          <w:ilvl w:val="0"/>
          <w:numId w:val="22"/>
        </w:numPr>
        <w:spacing w:after="0" w:afterAutospacing="0" w:before="240" w:lineRule="auto"/>
        <w:ind w:left="720" w:hanging="360"/>
      </w:pPr>
      <w:r w:rsidDel="00000000" w:rsidR="00000000" w:rsidRPr="00000000">
        <w:rPr>
          <w:b w:val="1"/>
          <w:bCs w:val="1"/>
          <w:rtl w:val="0"/>
        </w:rPr>
        <w:t xml:space="preserve">Find previous EHCRP Round 1 letter drafts</w:t>
      </w:r>
      <w:r w:rsidDel="00000000" w:rsidR="00000000" w:rsidRPr="00000000">
        <w:rPr>
          <w:rtl w:val="0"/>
        </w:rPr>
        <w:t xml:space="preserve"> , from Max's outreach to partners and letters of recommendation. </w:t>
      </w:r>
      <w:r w:rsidDel="00000000" w:rsidR="00000000" w:rsidRPr="00000000">
        <w:rPr>
          <w:i w:val="1"/>
          <w:iCs w:val="1"/>
          <w:rtl w:val="0"/>
        </w:rPr>
        <w:t xml:space="preserve">(Mei/Brent)</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~54:12 - "If Yvonne or Mei could help try to find that stuff"]</w:t>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b w:val="1"/>
          <w:bCs w:val="1"/>
          <w:rtl w:val="0"/>
        </w:rPr>
        <w:t xml:space="preserve">Draft letter of interest template in Google Doc</w:t>
      </w:r>
      <w:r w:rsidDel="00000000" w:rsidR="00000000" w:rsidRPr="00000000">
        <w:rPr>
          <w:rtl w:val="0"/>
        </w:rPr>
        <w:t xml:space="preserve"> , bullet list of what EHCRP pre-app requires; start from content for Ambrose and bus stops. </w:t>
      </w:r>
      <w:r w:rsidDel="00000000" w:rsidR="00000000" w:rsidRPr="00000000">
        <w:rPr>
          <w:i w:val="1"/>
          <w:iCs w:val="1"/>
          <w:rtl w:val="0"/>
        </w:rPr>
        <w:t xml:space="preserve">(kj/Ivan)</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~58:18 - "We're going start like a letter doc"]</w:t>
      </w:r>
    </w:p>
    <w:p w:rsidR="00000000" w:rsidDel="00000000" w:rsidP="00000000" w:rsidRDefault="00000000" w:rsidRPr="00000000" w14:paraId="00000260">
      <w:pPr>
        <w:numPr>
          <w:ilvl w:val="0"/>
          <w:numId w:val="22"/>
        </w:numPr>
        <w:spacing w:after="240" w:before="0" w:beforeAutospacing="0" w:lineRule="auto"/>
        <w:ind w:left="720" w:hanging="360"/>
      </w:pPr>
      <w:r w:rsidDel="00000000" w:rsidR="00000000" w:rsidRPr="00000000">
        <w:rPr>
          <w:b w:val="1"/>
          <w:bCs w:val="1"/>
          <w:rtl w:val="0"/>
        </w:rPr>
        <w:t xml:space="preserve">Revise letter draft by Friday morning</w:t>
      </w:r>
      <w:r w:rsidDel="00000000" w:rsidR="00000000" w:rsidRPr="00000000">
        <w:rPr>
          <w:rtl w:val="0"/>
        </w:rPr>
        <w:t xml:space="preserve"> , review language, add Hyphae blurb.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Friday morning 2026-07-24)</w:t>
      </w:r>
      <w:r w:rsidDel="00000000" w:rsidR="00000000" w:rsidRPr="00000000">
        <w:rPr>
          <w:rtl w:val="0"/>
        </w:rPr>
        <w:t xml:space="preserve"> [Transcript:: ~1:00:22 - "I can commit to revising something by Friday morning"]</w:t>
      </w:r>
    </w:p>
    <w:p w:rsidR="00000000" w:rsidDel="00000000" w:rsidP="00000000" w:rsidRDefault="00000000" w:rsidRPr="00000000" w14:paraId="00000261">
      <w:pPr>
        <w:pStyle w:val="Heading4"/>
        <w:spacing w:after="80" w:before="280" w:lineRule="auto"/>
        <w:rPr/>
      </w:pPr>
      <w:bookmarkStart w:colFirst="0" w:colLast="0" w:name="_t29baqjhteg7" w:id="103"/>
      <w:bookmarkEnd w:id="103"/>
      <w:r w:rsidDel="00000000" w:rsidR="00000000" w:rsidRPr="00000000">
        <w:rPr>
          <w:rtl w:val="0"/>
        </w:rPr>
        <w:t xml:space="preserve">Project Candidates</w:t>
      </w:r>
    </w:p>
    <w:p w:rsidR="00000000" w:rsidDel="00000000" w:rsidP="00000000" w:rsidRDefault="00000000" w:rsidRPr="00000000" w14:paraId="00000262">
      <w:pPr>
        <w:numPr>
          <w:ilvl w:val="0"/>
          <w:numId w:val="43"/>
        </w:numPr>
        <w:spacing w:after="0" w:afterAutospacing="0" w:before="240" w:lineRule="auto"/>
        <w:ind w:left="720" w:hanging="360"/>
      </w:pPr>
      <w:r w:rsidDel="00000000" w:rsidR="00000000" w:rsidRPr="00000000">
        <w:rPr>
          <w:b w:val="1"/>
          <w:bCs w:val="1"/>
          <w:rtl w:val="0"/>
        </w:rPr>
        <w:t xml:space="preserve">Flag Ambrose Community Center as priority pre-app project</w:t>
      </w:r>
      <w:r w:rsidDel="00000000" w:rsidR="00000000" w:rsidRPr="00000000">
        <w:rPr>
          <w:rtl w:val="0"/>
        </w:rPr>
        <w:t xml:space="preserve"> , already in CEQA, has drawings, needs additional funding beyond existing $1.5M. Likely total &gt;$2-3M. </w:t>
      </w:r>
      <w:r w:rsidDel="00000000" w:rsidR="00000000" w:rsidRPr="00000000">
        <w:rPr>
          <w:i w:val="1"/>
          <w:iCs w:val="1"/>
          <w:rtl w:val="0"/>
        </w:rPr>
        <w:t xml:space="preserve">(Brent/James)</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~17:42 - "Ambrose… we have drawings, and it's already going, like it's going through CEQA"]</w:t>
      </w:r>
    </w:p>
    <w:p w:rsidR="00000000" w:rsidDel="00000000" w:rsidP="00000000" w:rsidRDefault="00000000" w:rsidRPr="00000000" w14:paraId="00000263">
      <w:pPr>
        <w:numPr>
          <w:ilvl w:val="0"/>
          <w:numId w:val="43"/>
        </w:numPr>
        <w:spacing w:after="0" w:afterAutospacing="0" w:before="0" w:beforeAutospacing="0" w:lineRule="auto"/>
        <w:ind w:left="720" w:hanging="360"/>
      </w:pPr>
      <w:r w:rsidDel="00000000" w:rsidR="00000000" w:rsidRPr="00000000">
        <w:rPr>
          <w:b w:val="1"/>
          <w:bCs w:val="1"/>
          <w:rtl w:val="0"/>
        </w:rPr>
        <w:t xml:space="preserve">Flag RCD green bus stop as priority pre-app project</w:t>
      </w:r>
      <w:r w:rsidDel="00000000" w:rsidR="00000000" w:rsidRPr="00000000">
        <w:rPr>
          <w:rtl w:val="0"/>
        </w:rPr>
        <w:t xml:space="preserve"> , already has budgets and drawings from prior grant submission. RCD as partner lends credibility. </w:t>
      </w:r>
      <w:r w:rsidDel="00000000" w:rsidR="00000000" w:rsidRPr="00000000">
        <w:rPr>
          <w:i w:val="1"/>
          <w:iCs w:val="1"/>
          <w:rtl w:val="0"/>
        </w:rPr>
        <w:t xml:space="preserve">(Brent/Chris)</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~18:49 - "We already submitted like a green bus stop proposal to a separate grant, but we could flip that and submit it"]</w:t>
      </w:r>
    </w:p>
    <w:p w:rsidR="00000000" w:rsidDel="00000000" w:rsidP="00000000" w:rsidRDefault="00000000" w:rsidRPr="00000000" w14:paraId="00000264">
      <w:pPr>
        <w:numPr>
          <w:ilvl w:val="0"/>
          <w:numId w:val="43"/>
        </w:numPr>
        <w:spacing w:after="0" w:afterAutospacing="0" w:before="0" w:beforeAutospacing="0" w:lineRule="auto"/>
        <w:ind w:left="720" w:hanging="360"/>
      </w:pPr>
      <w:r w:rsidDel="00000000" w:rsidR="00000000" w:rsidRPr="00000000">
        <w:rPr>
          <w:b w:val="1"/>
          <w:bCs w:val="1"/>
          <w:rtl w:val="0"/>
        </w:rPr>
        <w:t xml:space="preserve">Follow up with Claire Robinson (Amigos de los Rios)</w:t>
      </w:r>
      <w:r w:rsidDel="00000000" w:rsidR="00000000" w:rsidRPr="00000000">
        <w:rPr>
          <w:rtl w:val="0"/>
        </w:rPr>
        <w:t xml:space="preserve"> , she already submitted January 27; open to working Hyphae in. </w:t>
      </w:r>
      <w:r w:rsidDel="00000000" w:rsidR="00000000" w:rsidRPr="00000000">
        <w:rPr>
          <w:i w:val="1"/>
          <w:iCs w:val="1"/>
          <w:rtl w:val="0"/>
        </w:rPr>
        <w:t xml:space="preserve">(Brent/Ivan)</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~1:48 - "She's be down to like work us in"]</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b w:val="1"/>
          <w:bCs w:val="1"/>
          <w:rtl w:val="0"/>
        </w:rPr>
        <w:t xml:space="preserve">Follow up with Carlos (Northeast Trees)</w:t>
      </w:r>
      <w:r w:rsidDel="00000000" w:rsidR="00000000" w:rsidRPr="00000000">
        <w:rPr>
          <w:rtl w:val="0"/>
        </w:rPr>
        <w:t xml:space="preserve"> , already submitted but open to partnership.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~2:45 - "he said that they also were already submitting that they would… be open to being on too"]</w:t>
      </w:r>
    </w:p>
    <w:p w:rsidR="00000000" w:rsidDel="00000000" w:rsidP="00000000" w:rsidRDefault="00000000" w:rsidRPr="00000000" w14:paraId="00000266">
      <w:pPr>
        <w:numPr>
          <w:ilvl w:val="0"/>
          <w:numId w:val="43"/>
        </w:numPr>
        <w:spacing w:after="240" w:before="0" w:beforeAutospacing="0" w:lineRule="auto"/>
        <w:ind w:left="720" w:hanging="360"/>
      </w:pPr>
      <w:r w:rsidDel="00000000" w:rsidR="00000000" w:rsidRPr="00000000">
        <w:rPr>
          <w:b w:val="1"/>
          <w:bCs w:val="1"/>
          <w:rtl w:val="0"/>
        </w:rPr>
        <w:t xml:space="preserve">Text Carlos for email addresses</w:t>
      </w:r>
      <w:r w:rsidDel="00000000" w:rsidR="00000000" w:rsidRPr="00000000">
        <w:rPr>
          <w:rtl w:val="0"/>
        </w:rPr>
        <w:t xml:space="preserve"> , Brent only has cell; will include kj on response.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~45:20 - "Asked Carlos to send me their email addresses because I only have his cell phone"]</w:t>
      </w:r>
    </w:p>
    <w:p w:rsidR="00000000" w:rsidDel="00000000" w:rsidP="00000000" w:rsidRDefault="00000000" w:rsidRPr="00000000" w14:paraId="00000267">
      <w:pPr>
        <w:pStyle w:val="Heading4"/>
        <w:spacing w:after="80" w:before="280" w:lineRule="auto"/>
        <w:rPr/>
      </w:pPr>
      <w:bookmarkStart w:colFirst="0" w:colLast="0" w:name="_ho84u0tw9ah6" w:id="104"/>
      <w:bookmarkEnd w:id="104"/>
      <w:r w:rsidDel="00000000" w:rsidR="00000000" w:rsidRPr="00000000">
        <w:rPr>
          <w:rtl w:val="0"/>
        </w:rPr>
        <w:t xml:space="preserve">Brent-Scheduled Meetings</w:t>
      </w:r>
    </w:p>
    <w:p w:rsidR="00000000" w:rsidDel="00000000" w:rsidP="00000000" w:rsidRDefault="00000000" w:rsidRPr="00000000" w14:paraId="00000268">
      <w:pPr>
        <w:numPr>
          <w:ilvl w:val="0"/>
          <w:numId w:val="3"/>
        </w:numPr>
        <w:spacing w:after="0" w:afterAutospacing="0" w:before="240" w:lineRule="auto"/>
        <w:ind w:left="720" w:hanging="360"/>
      </w:pPr>
      <w:r w:rsidDel="00000000" w:rsidR="00000000" w:rsidRPr="00000000">
        <w:rPr>
          <w:b w:val="1"/>
          <w:bCs w:val="1"/>
          <w:strike w:val="1"/>
          <w:rtl w:val="0"/>
        </w:rPr>
        <w:t xml:space="preserve">Set up meeting with Rebecca (LA County Office of Sustainability)</w:t>
      </w:r>
      <w:r w:rsidDel="00000000" w:rsidR="00000000" w:rsidRPr="00000000">
        <w:rPr>
          <w:strike w:val="1"/>
          <w:rtl w:val="0"/>
        </w:rPr>
        <w:t xml:space="preserve"> , test county partnership for site/pre-app. </w:t>
      </w:r>
      <w:r w:rsidDel="00000000" w:rsidR="00000000" w:rsidRPr="00000000">
        <w:rPr>
          <w:i w:val="1"/>
          <w:iCs w:val="1"/>
          <w:strike w:val="1"/>
          <w:rtl w:val="0"/>
        </w:rPr>
        <w:t xml:space="preserve">(Brent)</w:t>
      </w:r>
      <w:r w:rsidDel="00000000" w:rsidR="00000000" w:rsidRPr="00000000">
        <w:rPr>
          <w:strike w:val="1"/>
          <w:rtl w:val="0"/>
        </w:rPr>
        <w:t xml:space="preserve"> [Transcript:: ~16:26 - "I need to know what's required for the letter to go talk to Rebecca"]</w:t>
      </w:r>
    </w:p>
    <w:p w:rsidR="00000000" w:rsidDel="00000000" w:rsidP="00000000" w:rsidRDefault="00000000" w:rsidRPr="00000000" w14:paraId="00000269">
      <w:pPr>
        <w:numPr>
          <w:ilvl w:val="0"/>
          <w:numId w:val="3"/>
        </w:numPr>
        <w:spacing w:after="240" w:before="0" w:beforeAutospacing="0" w:lineRule="auto"/>
        <w:ind w:left="720" w:hanging="360"/>
      </w:pPr>
      <w:r w:rsidDel="00000000" w:rsidR="00000000" w:rsidRPr="00000000">
        <w:rPr>
          <w:b w:val="1"/>
          <w:bCs w:val="1"/>
          <w:rtl w:val="0"/>
        </w:rPr>
        <w:t xml:space="preserve">Set up meeting with Council for Watershed Health</w:t>
      </w:r>
      <w:r w:rsidDel="00000000" w:rsidR="00000000" w:rsidRPr="00000000">
        <w:rPr>
          <w:rtl w:val="0"/>
        </w:rPr>
        <w:t xml:space="preserve"> , they're receptive; Brent will include kj on response once they email a time. </w:t>
      </w:r>
      <w:r w:rsidDel="00000000" w:rsidR="00000000" w:rsidRPr="00000000">
        <w:rPr>
          <w:i w:val="1"/>
          <w:iCs w:val="1"/>
          <w:rtl w:val="0"/>
        </w:rPr>
        <w:t xml:space="preserve">(Brent)</w:t>
      </w:r>
      <w:r w:rsidDel="00000000" w:rsidR="00000000" w:rsidRPr="00000000">
        <w:rPr>
          <w:rtl w:val="0"/>
        </w:rPr>
        <w:t xml:space="preserve"> [Transcript:: ~45:05 - "once they email me a time to meet, I'll just include you in the response"]</w:t>
      </w:r>
    </w:p>
    <w:p w:rsidR="00000000" w:rsidDel="00000000" w:rsidP="00000000" w:rsidRDefault="00000000" w:rsidRPr="00000000" w14:paraId="0000026A">
      <w:pPr>
        <w:pStyle w:val="Heading4"/>
        <w:spacing w:after="80" w:before="280" w:lineRule="auto"/>
        <w:rPr/>
      </w:pPr>
      <w:bookmarkStart w:colFirst="0" w:colLast="0" w:name="_fzv1tppskqrp" w:id="105"/>
      <w:bookmarkEnd w:id="105"/>
      <w:r w:rsidDel="00000000" w:rsidR="00000000" w:rsidRPr="00000000">
        <w:rPr>
          <w:rtl w:val="0"/>
        </w:rPr>
        <w:t xml:space="preserve">Admin &amp; Documentation</w:t>
      </w:r>
    </w:p>
    <w:p w:rsidR="00000000" w:rsidDel="00000000" w:rsidP="00000000" w:rsidRDefault="00000000" w:rsidRPr="00000000" w14:paraId="0000026B">
      <w:pPr>
        <w:numPr>
          <w:ilvl w:val="0"/>
          <w:numId w:val="48"/>
        </w:numPr>
        <w:spacing w:after="0" w:afterAutospacing="0" w:before="240" w:lineRule="auto"/>
        <w:ind w:left="720" w:hanging="360"/>
      </w:pPr>
      <w:r w:rsidDel="00000000" w:rsidR="00000000" w:rsidRPr="00000000">
        <w:rPr>
          <w:b w:val="1"/>
          <w:bCs w:val="1"/>
          <w:rtl w:val="0"/>
        </w:rPr>
        <w:t xml:space="preserve">Consolidate all EHCRP docs into Hyphae BD Google Drive folder</w:t>
      </w:r>
      <w:r w:rsidDel="00000000" w:rsidR="00000000" w:rsidRPr="00000000">
        <w:rPr>
          <w:rtl w:val="0"/>
        </w:rPr>
        <w:t xml:space="preserve"> , moved from kj's personal drive. </w:t>
      </w:r>
      <w:r w:rsidDel="00000000" w:rsidR="00000000" w:rsidRPr="00000000">
        <w:rPr>
          <w:i w:val="1"/>
          <w:iCs w:val="1"/>
          <w:rtl w:val="0"/>
        </w:rPr>
        <w:t xml:space="preserve">(Ivan)</w:t>
      </w:r>
      <w:r w:rsidDel="00000000" w:rsidR="00000000" w:rsidRPr="00000000">
        <w:rPr>
          <w:rtl w:val="0"/>
        </w:rPr>
        <w:t xml:space="preserve"> [Transcript:: ~42:17 - "have everything EHCRP related in one folder in our business development Google Drive"]</w:t>
      </w:r>
    </w:p>
    <w:p w:rsidR="00000000" w:rsidDel="00000000" w:rsidP="00000000" w:rsidRDefault="00000000" w:rsidRPr="00000000" w14:paraId="0000026C">
      <w:pPr>
        <w:numPr>
          <w:ilvl w:val="0"/>
          <w:numId w:val="48"/>
        </w:numPr>
        <w:spacing w:after="240" w:before="0" w:beforeAutospacing="0" w:lineRule="auto"/>
        <w:ind w:left="720" w:hanging="360"/>
      </w:pPr>
      <w:r w:rsidDel="00000000" w:rsidR="00000000" w:rsidRPr="00000000">
        <w:rPr>
          <w:b w:val="1"/>
          <w:bCs w:val="1"/>
          <w:rtl w:val="0"/>
        </w:rPr>
        <w:t xml:space="preserve">Share folder link with kj and team</w:t>
      </w:r>
      <w:r w:rsidDel="00000000" w:rsidR="00000000" w:rsidRPr="00000000">
        <w:rPr>
          <w:rtl w:val="0"/>
        </w:rPr>
        <w:t xml:space="preserve"> </w:t>
      </w:r>
      <w:r w:rsidDel="00000000" w:rsidR="00000000" w:rsidRPr="00000000">
        <w:rPr>
          <w:i w:val="1"/>
          <w:iCs w:val="1"/>
          <w:rtl w:val="0"/>
        </w:rPr>
        <w:t xml:space="preserve">(Ivan)</w:t>
      </w:r>
      <w:r w:rsidDel="00000000" w:rsidR="00000000" w:rsidRPr="00000000">
        <w:rPr>
          <w:rtl w:val="0"/>
        </w:rPr>
        <w:t xml:space="preserve"> [Transcript:: ~47:09 - "I shared it with you and I put the link in the chat"]</w:t>
      </w:r>
    </w:p>
    <w:p w:rsidR="00000000" w:rsidDel="00000000" w:rsidP="00000000" w:rsidRDefault="00000000" w:rsidRPr="00000000" w14:paraId="0000026D">
      <w:pPr>
        <w:pStyle w:val="Heading3"/>
        <w:spacing w:after="80" w:before="360" w:lineRule="auto"/>
        <w:rPr/>
      </w:pPr>
      <w:bookmarkStart w:colFirst="0" w:colLast="0" w:name="_8tdvjotrjrw8" w:id="106"/>
      <w:bookmarkEnd w:id="106"/>
      <w:r w:rsidDel="00000000" w:rsidR="00000000" w:rsidRPr="00000000">
        <w:rPr>
          <w:rtl w:val="0"/>
        </w:rPr>
        <w:t xml:space="preserve">Blockers &amp; Dependencies</w:t>
      </w:r>
    </w:p>
    <w:p w:rsidR="00000000" w:rsidDel="00000000" w:rsidP="00000000" w:rsidRDefault="00000000" w:rsidRPr="00000000" w14:paraId="0000026E">
      <w:pPr>
        <w:numPr>
          <w:ilvl w:val="0"/>
          <w:numId w:val="26"/>
        </w:numPr>
        <w:spacing w:after="0" w:afterAutospacing="0" w:before="240" w:lineRule="auto"/>
        <w:ind w:left="720" w:hanging="360"/>
      </w:pPr>
      <w:r w:rsidDel="00000000" w:rsidR="00000000" w:rsidRPr="00000000">
        <w:rPr>
          <w:b w:val="1"/>
          <w:bCs w:val="1"/>
          <w:rtl w:val="0"/>
        </w:rPr>
        <w:t xml:space="preserve">No site control letter for pre-app is NOT a blocker</w:t>
      </w:r>
      <w:r w:rsidDel="00000000" w:rsidR="00000000" w:rsidRPr="00000000">
        <w:rPr>
          <w:rtl w:val="0"/>
        </w:rPr>
        <w:t xml:space="preserve"> , confirmed not required at this stage. [Transcript:: ~16:50 - "we don't need, there's no other like check boxes, have a site control letter from the owner"]</w:t>
      </w:r>
    </w:p>
    <w:p w:rsidR="00000000" w:rsidDel="00000000" w:rsidP="00000000" w:rsidRDefault="00000000" w:rsidRPr="00000000" w14:paraId="0000026F">
      <w:pPr>
        <w:numPr>
          <w:ilvl w:val="0"/>
          <w:numId w:val="26"/>
        </w:numPr>
        <w:spacing w:after="0" w:afterAutospacing="0" w:before="0" w:beforeAutospacing="0" w:lineRule="auto"/>
        <w:ind w:left="720" w:hanging="360"/>
      </w:pPr>
      <w:r w:rsidDel="00000000" w:rsidR="00000000" w:rsidRPr="00000000">
        <w:rPr>
          <w:b w:val="1"/>
          <w:bCs w:val="1"/>
          <w:rtl w:val="0"/>
        </w:rPr>
        <w:t xml:space="preserve">Brent's bandwidth</w:t>
      </w:r>
      <w:r w:rsidDel="00000000" w:rsidR="00000000" w:rsidRPr="00000000">
        <w:rPr>
          <w:rtl w:val="0"/>
        </w:rPr>
        <w:t xml:space="preserve"> , buried; can do light-touch annotations on spreadsheet and letter revision Friday, but cannot lead sustained outreach. kj taking point. [Transcript:: ~34:15 - "I'm good at that, but I'm like buried, so I can't keep it alive, once I start it"]</w:t>
      </w:r>
    </w:p>
    <w:p w:rsidR="00000000" w:rsidDel="00000000" w:rsidP="00000000" w:rsidRDefault="00000000" w:rsidRPr="00000000" w14:paraId="00000270">
      <w:pPr>
        <w:numPr>
          <w:ilvl w:val="0"/>
          <w:numId w:val="26"/>
        </w:numPr>
        <w:spacing w:after="240" w:before="0" w:beforeAutospacing="0" w:lineRule="auto"/>
        <w:ind w:left="720" w:hanging="360"/>
      </w:pPr>
      <w:r w:rsidDel="00000000" w:rsidR="00000000" w:rsidRPr="00000000">
        <w:rPr>
          <w:b w:val="1"/>
          <w:bCs w:val="1"/>
          <w:rtl w:val="0"/>
        </w:rPr>
        <w:t xml:space="preserve">Mei's capacity</w:t>
      </w:r>
      <w:r w:rsidDel="00000000" w:rsidR="00000000" w:rsidRPr="00000000">
        <w:rPr>
          <w:rtl w:val="0"/>
        </w:rPr>
        <w:t xml:space="preserve"> , already committed to Green the Church, Green Latinos, Prescott, Stockton. Cannot take lead on grant writing again. Best used for document organization. [Transcript:: ~31:40 - "I ended up being like fully thinking about that grant for like, half of my time"]</w:t>
      </w:r>
    </w:p>
    <w:p w:rsidR="00000000" w:rsidDel="00000000" w:rsidP="00000000" w:rsidRDefault="00000000" w:rsidRPr="00000000" w14:paraId="00000271">
      <w:pPr>
        <w:pStyle w:val="Heading3"/>
        <w:spacing w:after="80" w:before="360" w:lineRule="auto"/>
        <w:rPr/>
      </w:pPr>
      <w:bookmarkStart w:colFirst="0" w:colLast="0" w:name="_cuffudpcdat" w:id="107"/>
      <w:bookmarkEnd w:id="107"/>
      <w:r w:rsidDel="00000000" w:rsidR="00000000" w:rsidRPr="00000000">
        <w:rPr>
          <w:rtl w:val="0"/>
        </w:rPr>
        <w:t xml:space="preserve">Open Questions</w:t>
      </w:r>
    </w:p>
    <w:p w:rsidR="00000000" w:rsidDel="00000000" w:rsidP="00000000" w:rsidRDefault="00000000" w:rsidRPr="00000000" w14:paraId="00000272">
      <w:pPr>
        <w:numPr>
          <w:ilvl w:val="0"/>
          <w:numId w:val="8"/>
        </w:numPr>
        <w:spacing w:after="0" w:afterAutospacing="0" w:before="240" w:lineRule="auto"/>
        <w:ind w:left="720" w:hanging="360"/>
      </w:pPr>
      <w:r w:rsidDel="00000000" w:rsidR="00000000" w:rsidRPr="00000000">
        <w:rPr>
          <w:rtl w:val="0"/>
        </w:rPr>
        <w:t xml:space="preserve">Is the 15% indirect cost cap for the prime applicant only, or for all partners? Hyphae's normal rate is 50-60%. [Transcript:: ~26:35 - "is that only for the primary applicant, or is that for everyone?"]</w:t>
      </w:r>
    </w:p>
    <w:p w:rsidR="00000000" w:rsidDel="00000000" w:rsidP="00000000" w:rsidRDefault="00000000" w:rsidRPr="00000000" w14:paraId="00000273">
      <w:pPr>
        <w:numPr>
          <w:ilvl w:val="0"/>
          <w:numId w:val="8"/>
        </w:numPr>
        <w:spacing w:after="0" w:afterAutospacing="0" w:before="0" w:beforeAutospacing="0" w:lineRule="auto"/>
        <w:ind w:left="720" w:hanging="360"/>
      </w:pPr>
      <w:r w:rsidDel="00000000" w:rsidR="00000000" w:rsidRPr="00000000">
        <w:rPr>
          <w:rtl w:val="0"/>
        </w:rPr>
        <w:t xml:space="preserve">What exactly is required for the letter of interest vs. the full application (due October 13)? The pre-app info is sparse. [Transcript:: ~7:46 - "Is that required for the letter, or is that required for the full application?"]</w:t>
      </w:r>
    </w:p>
    <w:p w:rsidR="00000000" w:rsidDel="00000000" w:rsidP="00000000" w:rsidRDefault="00000000" w:rsidRPr="00000000" w14:paraId="00000274">
      <w:pPr>
        <w:numPr>
          <w:ilvl w:val="0"/>
          <w:numId w:val="8"/>
        </w:numPr>
        <w:spacing w:after="240" w:before="0" w:beforeAutospacing="0" w:lineRule="auto"/>
        <w:ind w:left="720" w:hanging="360"/>
      </w:pPr>
      <w:r w:rsidDel="00000000" w:rsidR="00000000" w:rsidRPr="00000000">
        <w:rPr>
          <w:rtl w:val="0"/>
        </w:rPr>
        <w:t xml:space="preserve">Does the first transcript block start ~3+ minutes after meeting start time? Adjusting for that silence gap , all citations above use wall-clock ~h:mm derived from Unix ms timestamps.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spacing w:after="80" w:before="0" w:line="276" w:lineRule="auto"/>
        <w:ind w:left="0" w:firstLine="0"/>
        <w:rPr/>
      </w:pPr>
      <w:bookmarkStart w:colFirst="0" w:colLast="0" w:name="_7e5wsrnoio4p" w:id="108"/>
      <w:bookmarkEnd w:id="108"/>
      <w:r w:rsidDel="00000000" w:rsidR="00000000" w:rsidRPr="00000000">
        <w:rPr>
          <w:rtl w:val="0"/>
        </w:rPr>
        <w:t xml:space="preserve">Mei notes</w:t>
      </w:r>
    </w:p>
    <w:p w:rsidR="00000000" w:rsidDel="00000000" w:rsidP="00000000" w:rsidRDefault="00000000" w:rsidRPr="00000000" w14:paraId="00000277">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Attendees: KJ, Mei, Brent, Ivan</w:t>
      </w:r>
    </w:p>
    <w:p w:rsidR="00000000" w:rsidDel="00000000" w:rsidP="00000000" w:rsidRDefault="00000000" w:rsidRPr="00000000" w14:paraId="00000278">
      <w:pPr>
        <w:spacing w:after="80" w:before="0" w:line="276" w:lineRule="auto"/>
        <w:ind w:left="0" w:firstLine="0"/>
        <w:rPr>
          <w:rFonts w:ascii="Roboto" w:cs="Roboto" w:eastAsia="Roboto" w:hAnsi="Roboto"/>
          <w:sz w:val="20"/>
          <w:szCs w:val="20"/>
        </w:rPr>
      </w:pPr>
      <w:hyperlink r:id="rId55">
        <w:r w:rsidDel="00000000" w:rsidR="00000000" w:rsidRPr="00000000">
          <w:rPr>
            <w:rFonts w:ascii="Roboto" w:cs="Roboto" w:eastAsia="Roboto" w:hAnsi="Roboto"/>
            <w:color w:val="1155cc"/>
            <w:sz w:val="20"/>
            <w:szCs w:val="20"/>
            <w:u w:val="single"/>
            <w:rtl w:val="0"/>
          </w:rPr>
          <w:t xml:space="preserve">Hyphae + I-ReLab: EHCRP</w:t>
        </w:r>
      </w:hyperlink>
      <w:r w:rsidDel="00000000" w:rsidR="00000000" w:rsidRPr="00000000">
        <w:rPr>
          <w:rtl w:val="0"/>
        </w:rPr>
      </w:r>
    </w:p>
    <w:p w:rsidR="00000000" w:rsidDel="00000000" w:rsidP="00000000" w:rsidRDefault="00000000" w:rsidRPr="00000000" w14:paraId="00000279">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Notes:</w:t>
      </w:r>
    </w:p>
    <w:p w:rsidR="00000000" w:rsidDel="00000000" w:rsidP="00000000" w:rsidRDefault="00000000" w:rsidRPr="00000000" w14:paraId="0000027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Missed the window to request technical assistance</w:t>
      </w:r>
    </w:p>
    <w:p w:rsidR="00000000" w:rsidDel="00000000" w:rsidP="00000000" w:rsidRDefault="00000000" w:rsidRPr="00000000" w14:paraId="0000027B">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8/7 preapplication deadline</w:t>
      </w:r>
    </w:p>
    <w:p w:rsidR="00000000" w:rsidDel="00000000" w:rsidP="00000000" w:rsidRDefault="00000000" w:rsidRPr="00000000" w14:paraId="0000027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Coordinate the requirements for getting the pre-application in  over the next few weeks</w:t>
      </w:r>
    </w:p>
    <w:p w:rsidR="00000000" w:rsidDel="00000000" w:rsidP="00000000" w:rsidRDefault="00000000" w:rsidRPr="00000000" w14:paraId="0000027D">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lets put some hard dates on the calendar to help us keep up</w:t>
      </w:r>
    </w:p>
    <w:p w:rsidR="00000000" w:rsidDel="00000000" w:rsidP="00000000" w:rsidRDefault="00000000" w:rsidRPr="00000000" w14:paraId="0000027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was going to reach out to 3-4 people. Most of them already had submitted an application. </w:t>
      </w:r>
    </w:p>
    <w:p w:rsidR="00000000" w:rsidDel="00000000" w:rsidP="00000000" w:rsidRDefault="00000000" w:rsidRPr="00000000" w14:paraId="0000027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were also trying to compile a list of new people who Hyphae isn’t already working with</w:t>
      </w:r>
    </w:p>
    <w:p w:rsidR="00000000" w:rsidDel="00000000" w:rsidP="00000000" w:rsidRDefault="00000000" w:rsidRPr="00000000" w14:paraId="0000028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de los Rios (submitted June 27th)</w:t>
      </w:r>
    </w:p>
    <w:p w:rsidR="00000000" w:rsidDel="00000000" w:rsidP="00000000" w:rsidRDefault="00000000" w:rsidRPr="00000000" w14:paraId="00000281">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follow up and see where we can help, maybe support their existing application</w:t>
      </w:r>
    </w:p>
    <w:p w:rsidR="00000000" w:rsidDel="00000000" w:rsidP="00000000" w:rsidRDefault="00000000" w:rsidRPr="00000000" w14:paraId="0000028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Trees Executive director</w:t>
      </w:r>
    </w:p>
    <w:p w:rsidR="00000000" w:rsidDel="00000000" w:rsidP="00000000" w:rsidRDefault="00000000" w:rsidRPr="00000000" w14:paraId="00000283">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already submitting, but open to being on 2. Might be able to rope us is, we can talk.</w:t>
      </w:r>
    </w:p>
    <w:p w:rsidR="00000000" w:rsidDel="00000000" w:rsidP="00000000" w:rsidRDefault="00000000" w:rsidRPr="00000000" w14:paraId="00000284">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Asked them for Roxy (their biz dev) email</w:t>
      </w:r>
    </w:p>
    <w:p w:rsidR="00000000" w:rsidDel="00000000" w:rsidP="00000000" w:rsidRDefault="00000000" w:rsidRPr="00000000" w14:paraId="00000285">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Council for watershed health</w:t>
      </w:r>
    </w:p>
    <w:p w:rsidR="00000000" w:rsidDel="00000000" w:rsidP="00000000" w:rsidRDefault="00000000" w:rsidRPr="00000000" w14:paraId="00000286">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with them on other depave stuff</w:t>
      </w:r>
    </w:p>
    <w:p w:rsidR="00000000" w:rsidDel="00000000" w:rsidP="00000000" w:rsidRDefault="00000000" w:rsidRPr="00000000" w14:paraId="00000287">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set up a meeting with Ileen </w:t>
      </w:r>
    </w:p>
    <w:p w:rsidR="00000000" w:rsidDel="00000000" w:rsidP="00000000" w:rsidRDefault="00000000" w:rsidRPr="00000000" w14:paraId="00000288">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most likely have viable projects, (even the next phase of the project we are working with them on right now)</w:t>
      </w:r>
    </w:p>
    <w:p w:rsidR="00000000" w:rsidDel="00000000" w:rsidP="00000000" w:rsidRDefault="00000000" w:rsidRPr="00000000" w14:paraId="00000289">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Got another depaving grant, but collaborating and trying to work together on a grander vision. </w:t>
      </w:r>
    </w:p>
    <w:p w:rsidR="00000000" w:rsidDel="00000000" w:rsidP="00000000" w:rsidRDefault="00000000" w:rsidRPr="00000000" w14:paraId="0000028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Trying to put together a partnership together</w:t>
      </w:r>
    </w:p>
    <w:p w:rsidR="00000000" w:rsidDel="00000000" w:rsidP="00000000" w:rsidRDefault="00000000" w:rsidRPr="00000000" w14:paraId="0000028B">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this project is supposed to be mostly construction, but we may not be ready to have a site with them.. </w:t>
      </w:r>
    </w:p>
    <w:p w:rsidR="00000000" w:rsidDel="00000000" w:rsidP="00000000" w:rsidRDefault="00000000" w:rsidRPr="00000000" w14:paraId="0000028C">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Rebecca at county sustainability office</w:t>
      </w:r>
    </w:p>
    <w:p w:rsidR="00000000" w:rsidDel="00000000" w:rsidP="00000000" w:rsidRDefault="00000000" w:rsidRPr="00000000" w14:paraId="0000028D">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has a meeting after this with her. She said she was down to collaborate but don’t have a specific site in mind. </w:t>
      </w:r>
    </w:p>
    <w:p w:rsidR="00000000" w:rsidDel="00000000" w:rsidP="00000000" w:rsidRDefault="00000000" w:rsidRPr="00000000" w14:paraId="0000028E">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be able to figure one out in the next month</w:t>
      </w:r>
    </w:p>
    <w:p w:rsidR="00000000" w:rsidDel="00000000" w:rsidP="00000000" w:rsidRDefault="00000000" w:rsidRPr="00000000" w14:paraId="0000028F">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That is a constraint</w:t>
      </w:r>
    </w:p>
    <w:p w:rsidR="00000000" w:rsidDel="00000000" w:rsidP="00000000" w:rsidRDefault="00000000" w:rsidRPr="00000000" w14:paraId="0000029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Reach out to other orgs that BB hasn’t already reached out to</w:t>
      </w:r>
    </w:p>
    <w:p w:rsidR="00000000" w:rsidDel="00000000" w:rsidP="00000000" w:rsidRDefault="00000000" w:rsidRPr="00000000" w14:paraId="0000029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clarify what we actually need for the pre-ap. Do we actually need to have a site picked out? We may be able to fudge things a little bit..</w:t>
      </w:r>
    </w:p>
    <w:p w:rsidR="00000000" w:rsidDel="00000000" w:rsidP="00000000" w:rsidRDefault="00000000" w:rsidRPr="00000000" w14:paraId="0000029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be able to pull a site out of our hat in the next 2 weeks but more likely to be able to send a more general application in..</w:t>
      </w:r>
    </w:p>
    <w:p w:rsidR="00000000" w:rsidDel="00000000" w:rsidP="00000000" w:rsidRDefault="00000000" w:rsidRPr="00000000" w14:paraId="00000293">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we go into the exact details required for the letter, start one.</w:t>
      </w:r>
    </w:p>
    <w:p w:rsidR="00000000" w:rsidDel="00000000" w:rsidP="00000000" w:rsidRDefault="00000000" w:rsidRPr="00000000" w14:paraId="0000029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Bulleted short list.. </w:t>
      </w:r>
    </w:p>
    <w:p w:rsidR="00000000" w:rsidDel="00000000" w:rsidP="00000000" w:rsidRDefault="00000000" w:rsidRPr="00000000" w14:paraId="0000029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a 20%-40% available for other aspects not specifically about the infrastructure </w:t>
      </w:r>
    </w:p>
    <w:p w:rsidR="00000000" w:rsidDel="00000000" w:rsidP="00000000" w:rsidRDefault="00000000" w:rsidRPr="00000000" w14:paraId="0000029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the webinar they talked about harm reduction and belonging over and over</w:t>
      </w:r>
    </w:p>
    <w:p w:rsidR="00000000" w:rsidDel="00000000" w:rsidP="00000000" w:rsidRDefault="00000000" w:rsidRPr="00000000" w14:paraId="00000297">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tie in when talking to the partners</w:t>
      </w:r>
    </w:p>
    <w:p w:rsidR="00000000" w:rsidDel="00000000" w:rsidP="00000000" w:rsidRDefault="00000000" w:rsidRPr="00000000" w14:paraId="0000029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spreadsheet list, there is 1000 people on that list.. But we could do an analysis of what the interests and alignments are.. </w:t>
      </w:r>
    </w:p>
    <w:p w:rsidR="00000000" w:rsidDel="00000000" w:rsidP="00000000" w:rsidRDefault="00000000" w:rsidRPr="00000000" w14:paraId="0000029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dig into that spreadsheet on potential partners</w:t>
      </w:r>
    </w:p>
    <w:p w:rsidR="00000000" w:rsidDel="00000000" w:rsidP="00000000" w:rsidRDefault="00000000" w:rsidRPr="00000000" w14:paraId="0000029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Ivan: 2 tiers for size of proposal</w:t>
      </w:r>
    </w:p>
    <w:p w:rsidR="00000000" w:rsidDel="00000000" w:rsidP="00000000" w:rsidRDefault="00000000" w:rsidRPr="00000000" w14:paraId="0000029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Given just the way we tend to do things, I would guess we would try to go for a demonstration project rather than an advanced infrastructure. More likely we are in the early one. Infrastructure minimum is 25%. So there is a lot of latitude in that, so you don’t need a shovel ready project  yet.</w:t>
      </w:r>
    </w:p>
    <w:p w:rsidR="00000000" w:rsidDel="00000000" w:rsidP="00000000" w:rsidRDefault="00000000" w:rsidRPr="00000000" w14:paraId="0000029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the pre-application does ask for an address for the infrastructure project..</w:t>
      </w:r>
    </w:p>
    <w:p w:rsidR="00000000" w:rsidDel="00000000" w:rsidP="00000000" w:rsidRDefault="00000000" w:rsidRPr="00000000" w14:paraId="0000029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figure one out. </w:t>
      </w:r>
    </w:p>
    <w:p w:rsidR="00000000" w:rsidDel="00000000" w:rsidP="00000000" w:rsidRDefault="00000000" w:rsidRPr="00000000" w14:paraId="0000029E">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will need to work with the partner to choose the site </w:t>
      </w:r>
    </w:p>
    <w:p w:rsidR="00000000" w:rsidDel="00000000" w:rsidP="00000000" w:rsidRDefault="00000000" w:rsidRPr="00000000" w14:paraId="0000029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have to find a project site and then layer in the other things into the project (research, belonging, harm reduction)</w:t>
      </w:r>
    </w:p>
    <w:p w:rsidR="00000000" w:rsidDel="00000000" w:rsidP="00000000" w:rsidRDefault="00000000" w:rsidRPr="00000000" w14:paraId="000002A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could submit one without, but probably won’t get selected without that location. </w:t>
      </w:r>
    </w:p>
    <w:p w:rsidR="00000000" w:rsidDel="00000000" w:rsidP="00000000" w:rsidRDefault="00000000" w:rsidRPr="00000000" w14:paraId="000002A1">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does it say anywhere that we need a letter of control for the pre-application?</w:t>
      </w:r>
    </w:p>
    <w:p w:rsidR="00000000" w:rsidDel="00000000" w:rsidP="00000000" w:rsidRDefault="00000000" w:rsidRPr="00000000" w14:paraId="000002A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we have someone from the county saying that we want to do it on county property that will probably be  a strong enough letter of interest to allow us to submit. But if its with a non-profit that doesn’t have site control then they probably won’t let us get to the next round. </w:t>
      </w:r>
    </w:p>
    <w:p w:rsidR="00000000" w:rsidDel="00000000" w:rsidP="00000000" w:rsidRDefault="00000000" w:rsidRPr="00000000" w14:paraId="000002A3">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are lots of people in the spreadsheet who have requested work like this to be done, so we could probably pick a few of those people to reach out to. </w:t>
      </w:r>
    </w:p>
    <w:p w:rsidR="00000000" w:rsidDel="00000000" w:rsidP="00000000" w:rsidRDefault="00000000" w:rsidRPr="00000000" w14:paraId="000002A4">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 just need to know what is required for a letter in order to talk to folks.</w:t>
      </w:r>
    </w:p>
    <w:p w:rsidR="00000000" w:rsidDel="00000000" w:rsidP="00000000" w:rsidRDefault="00000000" w:rsidRPr="00000000" w14:paraId="000002A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2 more people to add:</w:t>
      </w:r>
    </w:p>
    <w:p w:rsidR="00000000" w:rsidDel="00000000" w:rsidP="00000000" w:rsidRDefault="00000000" w:rsidRPr="00000000" w14:paraId="000002A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Ambrose Community Center, current project partner.</w:t>
      </w:r>
    </w:p>
    <w:p w:rsidR="00000000" w:rsidDel="00000000" w:rsidP="00000000" w:rsidRDefault="00000000" w:rsidRPr="00000000" w14:paraId="000002A7">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Well aligned, have drawings, going through CEQA</w:t>
      </w:r>
    </w:p>
    <w:p w:rsidR="00000000" w:rsidDel="00000000" w:rsidP="00000000" w:rsidRDefault="00000000" w:rsidRPr="00000000" w14:paraId="000002A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Closer to shovel ready, and need matching funds. Already have 1.5 million for the project, but don’t have enough funds to do the project yet. </w:t>
      </w:r>
    </w:p>
    <w:p w:rsidR="00000000" w:rsidDel="00000000" w:rsidP="00000000" w:rsidRDefault="00000000" w:rsidRPr="00000000" w14:paraId="000002A9">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Resource Conservation District</w:t>
      </w:r>
    </w:p>
    <w:p w:rsidR="00000000" w:rsidDel="00000000" w:rsidP="00000000" w:rsidRDefault="00000000" w:rsidRPr="00000000" w14:paraId="000002AA">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a green bus stop proposal to a separate grant. Could flip that and submit it. Already have some preparations for that. </w:t>
      </w:r>
    </w:p>
    <w:p w:rsidR="00000000" w:rsidDel="00000000" w:rsidP="00000000" w:rsidRDefault="00000000" w:rsidRPr="00000000" w14:paraId="000002AB">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we don’t have site control, we just have sites and drawings. </w:t>
      </w:r>
    </w:p>
    <w:p w:rsidR="00000000" w:rsidDel="00000000" w:rsidP="00000000" w:rsidRDefault="00000000" w:rsidRPr="00000000" w14:paraId="000002AC">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Once we have initial submittal we could talk to the county and try to get that in the meantime</w:t>
      </w:r>
    </w:p>
    <w:p w:rsidR="00000000" w:rsidDel="00000000" w:rsidP="00000000" w:rsidRDefault="00000000" w:rsidRPr="00000000" w14:paraId="000002A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also if a partner is an RCD that probably lends credibility. </w:t>
      </w:r>
    </w:p>
    <w:p w:rsidR="00000000" w:rsidDel="00000000" w:rsidP="00000000" w:rsidRDefault="00000000" w:rsidRPr="00000000" w14:paraId="000002A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Early infrastructure project, this </w:t>
      </w:r>
      <w:hyperlink r:id="rId56">
        <w:r w:rsidDel="00000000" w:rsidR="00000000" w:rsidRPr="00000000">
          <w:rPr>
            <w:rFonts w:ascii="Roboto" w:cs="Roboto" w:eastAsia="Roboto" w:hAnsi="Roboto"/>
            <w:color w:val="1155cc"/>
            <w:sz w:val="20"/>
            <w:szCs w:val="20"/>
            <w:u w:val="single"/>
            <w:rtl w:val="0"/>
          </w:rPr>
          <w:t xml:space="preserve">other document </w:t>
        </w:r>
      </w:hyperlink>
      <w:r w:rsidDel="00000000" w:rsidR="00000000" w:rsidRPr="00000000">
        <w:rPr>
          <w:rtl w:val="0"/>
        </w:rPr>
      </w:r>
    </w:p>
    <w:p w:rsidR="00000000" w:rsidDel="00000000" w:rsidP="00000000" w:rsidRDefault="00000000" w:rsidRPr="00000000" w14:paraId="000002A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3.5 says exactly what the demonstration project must include:</w:t>
      </w:r>
    </w:p>
    <w:p w:rsidR="00000000" w:rsidDel="00000000" w:rsidP="00000000" w:rsidRDefault="00000000" w:rsidRPr="00000000" w14:paraId="000002B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Must provide shade or cooling through physical infrastructure</w:t>
      </w:r>
    </w:p>
    <w:p w:rsidR="00000000" w:rsidDel="00000000" w:rsidP="00000000" w:rsidRDefault="00000000" w:rsidRPr="00000000" w14:paraId="000002B1">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Must engage potential users, create belonging</w:t>
      </w:r>
    </w:p>
    <w:p w:rsidR="00000000" w:rsidDel="00000000" w:rsidP="00000000" w:rsidRDefault="00000000" w:rsidRPr="00000000" w14:paraId="000002B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the infrastructure design, not what should be </w:t>
      </w:r>
    </w:p>
    <w:p w:rsidR="00000000" w:rsidDel="00000000" w:rsidP="00000000" w:rsidRDefault="00000000" w:rsidRPr="00000000" w14:paraId="000002B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Learn from implementation and build </w:t>
      </w:r>
    </w:p>
    <w:p w:rsidR="00000000" w:rsidDel="00000000" w:rsidP="00000000" w:rsidRDefault="00000000" w:rsidRPr="00000000" w14:paraId="000002B4">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3.6 talks about what a infrastructure plan is</w:t>
      </w:r>
    </w:p>
    <w:p w:rsidR="00000000" w:rsidDel="00000000" w:rsidP="00000000" w:rsidRDefault="00000000" w:rsidRPr="00000000" w14:paraId="000002B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not required for the pre-application</w:t>
      </w:r>
    </w:p>
    <w:p w:rsidR="00000000" w:rsidDel="00000000" w:rsidP="00000000" w:rsidRDefault="00000000" w:rsidRPr="00000000" w14:paraId="000002B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but this is confusing. The language is different than what is being funded. In the other doc it says you can do a heat action plan. </w:t>
      </w:r>
    </w:p>
    <w:p w:rsidR="00000000" w:rsidDel="00000000" w:rsidP="00000000" w:rsidRDefault="00000000" w:rsidRPr="00000000" w14:paraId="000002B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early infrastructure project then the planning budget can have deliverables of the master plan and action plan. Only 25-60% needs to be the actual demonstration/implementation.</w:t>
      </w:r>
    </w:p>
    <w:p w:rsidR="00000000" w:rsidDel="00000000" w:rsidP="00000000" w:rsidRDefault="00000000" w:rsidRPr="00000000" w14:paraId="000002B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indirect costs are up to 15%. That is often a difficulty for our projects. </w:t>
      </w:r>
    </w:p>
    <w:p w:rsidR="00000000" w:rsidDel="00000000" w:rsidP="00000000" w:rsidRDefault="00000000" w:rsidRPr="00000000" w14:paraId="000002B9">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defining what an indirect costs are important. </w:t>
      </w:r>
    </w:p>
    <w:p w:rsidR="00000000" w:rsidDel="00000000" w:rsidP="00000000" w:rsidRDefault="00000000" w:rsidRPr="00000000" w14:paraId="000002B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often office, accountant, overhead. But the question is whether that is for the primary applicant or if it is for other ones. </w:t>
      </w:r>
    </w:p>
    <w:p w:rsidR="00000000" w:rsidDel="00000000" w:rsidP="00000000" w:rsidRDefault="00000000" w:rsidRPr="00000000" w14:paraId="000002BB">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indirect costs are normally 50-60%</w:t>
      </w:r>
    </w:p>
    <w:p w:rsidR="00000000" w:rsidDel="00000000" w:rsidP="00000000" w:rsidRDefault="00000000" w:rsidRPr="00000000" w14:paraId="000002BC">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Harder for us to work on them if they are lower, but we do try.</w:t>
      </w:r>
    </w:p>
    <w:p w:rsidR="00000000" w:rsidDel="00000000" w:rsidP="00000000" w:rsidRDefault="00000000" w:rsidRPr="00000000" w14:paraId="000002BD">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25K put towards post reward requirements</w:t>
      </w:r>
    </w:p>
    <w:p w:rsidR="00000000" w:rsidDel="00000000" w:rsidP="00000000" w:rsidRDefault="00000000" w:rsidRPr="00000000" w14:paraId="000002BE">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proof of ownership, site control, etc. </w:t>
      </w:r>
    </w:p>
    <w:p w:rsidR="00000000" w:rsidDel="00000000" w:rsidP="00000000" w:rsidRDefault="00000000" w:rsidRPr="00000000" w14:paraId="000002B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mostly had been getting input from Matt Holmes who said the piece about it being mostly implementation, but we could talk to them..</w:t>
      </w:r>
    </w:p>
    <w:p w:rsidR="00000000" w:rsidDel="00000000" w:rsidP="00000000" w:rsidRDefault="00000000" w:rsidRPr="00000000" w14:paraId="000002C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is a table with the sample work plan and activities. </w:t>
      </w:r>
    </w:p>
    <w:p w:rsidR="00000000" w:rsidDel="00000000" w:rsidP="00000000" w:rsidRDefault="00000000" w:rsidRPr="00000000" w14:paraId="000002C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someone needs to be deep into the requirements.</w:t>
      </w:r>
    </w:p>
    <w:p w:rsidR="00000000" w:rsidDel="00000000" w:rsidP="00000000" w:rsidRDefault="00000000" w:rsidRPr="00000000" w14:paraId="000002C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Mei was involved last time. </w:t>
      </w:r>
    </w:p>
    <w:p w:rsidR="00000000" w:rsidDel="00000000" w:rsidP="00000000" w:rsidRDefault="00000000" w:rsidRPr="00000000" w14:paraId="000002C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time does she have for this?</w:t>
      </w:r>
    </w:p>
    <w:p w:rsidR="00000000" w:rsidDel="00000000" w:rsidP="00000000" w:rsidRDefault="00000000" w:rsidRPr="00000000" w14:paraId="000002C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Much better at organizing information rather than communications or outreach. </w:t>
      </w:r>
    </w:p>
    <w:p w:rsidR="00000000" w:rsidDel="00000000" w:rsidP="00000000" w:rsidRDefault="00000000" w:rsidRPr="00000000" w14:paraId="000002C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Partner could also contribute to keeping us on track. </w:t>
      </w:r>
    </w:p>
    <w:p w:rsidR="00000000" w:rsidDel="00000000" w:rsidP="00000000" w:rsidRDefault="00000000" w:rsidRPr="00000000" w14:paraId="000002C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down to identify potential partners and help do outreach</w:t>
      </w:r>
    </w:p>
    <w:p w:rsidR="00000000" w:rsidDel="00000000" w:rsidP="00000000" w:rsidRDefault="00000000" w:rsidRPr="00000000" w14:paraId="000002C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know the core language from Brent in order to be able to reach out</w:t>
      </w:r>
    </w:p>
    <w:p w:rsidR="00000000" w:rsidDel="00000000" w:rsidP="00000000" w:rsidRDefault="00000000" w:rsidRPr="00000000" w14:paraId="000002C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started a draft to an email for people</w:t>
      </w:r>
    </w:p>
    <w:p w:rsidR="00000000" w:rsidDel="00000000" w:rsidP="00000000" w:rsidRDefault="00000000" w:rsidRPr="00000000" w14:paraId="000002C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we tweak it to asking if they’ve already submitted and whether we can be involved</w:t>
      </w:r>
    </w:p>
    <w:p w:rsidR="00000000" w:rsidDel="00000000" w:rsidP="00000000" w:rsidRDefault="00000000" w:rsidRPr="00000000" w14:paraId="000002C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that today or tomorrow</w:t>
      </w:r>
    </w:p>
    <w:p w:rsidR="00000000" w:rsidDel="00000000" w:rsidP="00000000" w:rsidRDefault="00000000" w:rsidRPr="00000000" w14:paraId="000002CB">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also make a note if BB already knows them, and then have them</w:t>
      </w:r>
    </w:p>
    <w:p w:rsidR="00000000" w:rsidDel="00000000" w:rsidP="00000000" w:rsidRDefault="00000000" w:rsidRPr="00000000" w14:paraId="000002CC">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Add another tab and track the people who we have moving, people who we have already reached out to </w:t>
      </w:r>
    </w:p>
    <w:p w:rsidR="00000000" w:rsidDel="00000000" w:rsidP="00000000" w:rsidRDefault="00000000" w:rsidRPr="00000000" w14:paraId="000002CD">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Want KJ reaching out to the new people</w:t>
      </w:r>
    </w:p>
    <w:p w:rsidR="00000000" w:rsidDel="00000000" w:rsidP="00000000" w:rsidRDefault="00000000" w:rsidRPr="00000000" w14:paraId="000002CE">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some of the existing partners we can have the people who are already working with them (ex: James and Ambrose)</w:t>
      </w:r>
    </w:p>
    <w:p w:rsidR="00000000" w:rsidDel="00000000" w:rsidP="00000000" w:rsidRDefault="00000000" w:rsidRPr="00000000" w14:paraId="000002C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try to keep this as the MVP, what we need for this preapplication, and don’t do more</w:t>
      </w:r>
    </w:p>
    <w:p w:rsidR="00000000" w:rsidDel="00000000" w:rsidP="00000000" w:rsidRDefault="00000000" w:rsidRPr="00000000" w14:paraId="000002D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start the letter of interest and start these with content we have (ex: ambrose)</w:t>
      </w:r>
    </w:p>
    <w:p w:rsidR="00000000" w:rsidDel="00000000" w:rsidP="00000000" w:rsidRDefault="00000000" w:rsidRPr="00000000" w14:paraId="000002D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down to taylor the letters to individuals. Also down to reach out by phone. Also comfortable just showing up if they are in the area. </w:t>
      </w:r>
    </w:p>
    <w:p w:rsidR="00000000" w:rsidDel="00000000" w:rsidP="00000000" w:rsidRDefault="00000000" w:rsidRPr="00000000" w14:paraId="000002D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they could also always end up being a partner for a future project.</w:t>
      </w:r>
    </w:p>
    <w:p w:rsidR="00000000" w:rsidDel="00000000" w:rsidP="00000000" w:rsidRDefault="00000000" w:rsidRPr="00000000" w14:paraId="000002D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Tomorrow and friday have some bandwidth if we need another session to go over the list and gameplan. </w:t>
      </w:r>
    </w:p>
    <w:p w:rsidR="00000000" w:rsidDel="00000000" w:rsidP="00000000" w:rsidRDefault="00000000" w:rsidRPr="00000000" w14:paraId="000002D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 a quick scan of this list and highlight who you have already talked to, so i know who we are cold calling. </w:t>
      </w:r>
    </w:p>
    <w:p w:rsidR="00000000" w:rsidDel="00000000" w:rsidP="00000000" w:rsidRDefault="00000000" w:rsidRPr="00000000" w14:paraId="000002D5">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down to break and start working on that, then put notes on each column and say who is priority. </w:t>
      </w:r>
    </w:p>
    <w:p w:rsidR="00000000" w:rsidDel="00000000" w:rsidP="00000000" w:rsidRDefault="00000000" w:rsidRPr="00000000" w14:paraId="000002D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will put a link in the chat of the survey responses</w:t>
      </w:r>
    </w:p>
    <w:p w:rsidR="00000000" w:rsidDel="00000000" w:rsidP="00000000" w:rsidRDefault="00000000" w:rsidRPr="00000000" w14:paraId="000002D7">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everything needs to be in one folder in our Business Dev google drive, can we move these documents into one place </w:t>
      </w:r>
      <w:hyperlink r:id="rId57">
        <w:r w:rsidDel="00000000" w:rsidR="00000000" w:rsidRPr="00000000">
          <w:rPr>
            <w:rFonts w:ascii="Roboto" w:cs="Roboto" w:eastAsia="Roboto" w:hAnsi="Roboto"/>
            <w:color w:val="1155cc"/>
            <w:sz w:val="20"/>
            <w:szCs w:val="20"/>
            <w:u w:val="single"/>
            <w:rtl w:val="0"/>
          </w:rPr>
          <w:t xml:space="preserve">FOLDER</w:t>
        </w:r>
      </w:hyperlink>
      <w:r w:rsidDel="00000000" w:rsidR="00000000" w:rsidRPr="00000000">
        <w:rPr>
          <w:rtl w:val="0"/>
        </w:rPr>
      </w:r>
    </w:p>
    <w:p w:rsidR="00000000" w:rsidDel="00000000" w:rsidP="00000000" w:rsidRDefault="00000000" w:rsidRPr="00000000" w14:paraId="000002D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notebook, the spreadsheet, everything can be in the folder you want to use and we can use those documents. </w:t>
      </w:r>
    </w:p>
    <w:p w:rsidR="00000000" w:rsidDel="00000000" w:rsidP="00000000" w:rsidRDefault="00000000" w:rsidRPr="00000000" w14:paraId="000002D9">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the two orgs I’m talking to aren’t on the spreadsheet. </w:t>
      </w:r>
    </w:p>
    <w:p w:rsidR="00000000" w:rsidDel="00000000" w:rsidP="00000000" w:rsidRDefault="00000000" w:rsidRPr="00000000" w14:paraId="000002D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direction do we want to take for the people you know</w:t>
      </w:r>
    </w:p>
    <w:p w:rsidR="00000000" w:rsidDel="00000000" w:rsidP="00000000" w:rsidRDefault="00000000" w:rsidRPr="00000000" w14:paraId="000002D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drop those in the spreadsheet and then we will pass things over</w:t>
      </w:r>
    </w:p>
    <w:p w:rsidR="00000000" w:rsidDel="00000000" w:rsidP="00000000" w:rsidRDefault="00000000" w:rsidRPr="00000000" w14:paraId="000002DC">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include KJ in response to county</w:t>
      </w:r>
    </w:p>
    <w:p w:rsidR="00000000" w:rsidDel="00000000" w:rsidP="00000000" w:rsidRDefault="00000000" w:rsidRPr="00000000" w14:paraId="000002D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talk to rebecca</w:t>
      </w:r>
    </w:p>
    <w:p w:rsidR="00000000" w:rsidDel="00000000" w:rsidP="00000000" w:rsidRDefault="00000000" w:rsidRPr="00000000" w14:paraId="000002DE">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include you in the email to NE trees</w:t>
      </w:r>
    </w:p>
    <w:p w:rsidR="00000000" w:rsidDel="00000000" w:rsidP="00000000" w:rsidRDefault="00000000" w:rsidRPr="00000000" w14:paraId="000002D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put content/meetings into the doc. </w:t>
      </w:r>
    </w:p>
    <w:p w:rsidR="00000000" w:rsidDel="00000000" w:rsidP="00000000" w:rsidRDefault="00000000" w:rsidRPr="00000000" w14:paraId="000002E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can we archive the ones in your google drive and work on the ones in the Hyphae drive. </w:t>
      </w:r>
    </w:p>
    <w:p w:rsidR="00000000" w:rsidDel="00000000" w:rsidP="00000000" w:rsidRDefault="00000000" w:rsidRPr="00000000" w14:paraId="000002E1">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shared that with you and put the link in the chat. </w:t>
      </w:r>
    </w:p>
    <w:p w:rsidR="00000000" w:rsidDel="00000000" w:rsidP="00000000" w:rsidRDefault="00000000" w:rsidRPr="00000000" w14:paraId="000002E2">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want the refined spreadsheet list, and add two columns here</w:t>
      </w:r>
    </w:p>
    <w:p w:rsidR="00000000" w:rsidDel="00000000" w:rsidP="00000000" w:rsidRDefault="00000000" w:rsidRPr="00000000" w14:paraId="000002E3">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Who BB knows, and who is reaching out, and who KJ has connections to. </w:t>
      </w:r>
    </w:p>
    <w:p w:rsidR="00000000" w:rsidDel="00000000" w:rsidP="00000000" w:rsidRDefault="00000000" w:rsidRPr="00000000" w14:paraId="000002E4">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reach back out to Matt and Trees Fresno, they may be interested</w:t>
      </w:r>
    </w:p>
    <w:p w:rsidR="00000000" w:rsidDel="00000000" w:rsidP="00000000" w:rsidRDefault="00000000" w:rsidRPr="00000000" w14:paraId="000002E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central valley is more applicable. But we don’t have build projects out there yet. </w:t>
      </w:r>
    </w:p>
    <w:p w:rsidR="00000000" w:rsidDel="00000000" w:rsidP="00000000" w:rsidRDefault="00000000" w:rsidRPr="00000000" w14:paraId="000002E6">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of the farmworker connections could still be viable</w:t>
      </w:r>
    </w:p>
    <w:p w:rsidR="00000000" w:rsidDel="00000000" w:rsidP="00000000" w:rsidRDefault="00000000" w:rsidRPr="00000000" w14:paraId="000002E7">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Were a part of the application from last year that we didn’t get selected for</w:t>
      </w:r>
    </w:p>
    <w:p w:rsidR="00000000" w:rsidDel="00000000" w:rsidP="00000000" w:rsidRDefault="00000000" w:rsidRPr="00000000" w14:paraId="000002E8">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Mayor Ray was someone we worked with previously. </w:t>
      </w:r>
    </w:p>
    <w:p w:rsidR="00000000" w:rsidDel="00000000" w:rsidP="00000000" w:rsidRDefault="00000000" w:rsidRPr="00000000" w14:paraId="000002E9">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is the difference between column J and etc. </w:t>
      </w:r>
    </w:p>
    <w:p w:rsidR="00000000" w:rsidDel="00000000" w:rsidP="00000000" w:rsidRDefault="00000000" w:rsidRPr="00000000" w14:paraId="000002EA">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the orgs we are reaching out to in column B and E?</w:t>
      </w:r>
    </w:p>
    <w:p w:rsidR="00000000" w:rsidDel="00000000" w:rsidP="00000000" w:rsidRDefault="00000000" w:rsidRPr="00000000" w14:paraId="000002E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Which column are you looking to prioritize?</w:t>
      </w:r>
    </w:p>
    <w:p w:rsidR="00000000" w:rsidDel="00000000" w:rsidP="00000000" w:rsidRDefault="00000000" w:rsidRPr="00000000" w14:paraId="000002E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Look at column B, make notes in column C</w:t>
      </w:r>
    </w:p>
    <w:p w:rsidR="00000000" w:rsidDel="00000000" w:rsidP="00000000" w:rsidRDefault="00000000" w:rsidRPr="00000000" w14:paraId="000002E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Column D is who is reaching out to them</w:t>
      </w:r>
    </w:p>
    <w:p w:rsidR="00000000" w:rsidDel="00000000" w:rsidP="00000000" w:rsidRDefault="00000000" w:rsidRPr="00000000" w14:paraId="000002E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do we already have this draft letter?</w:t>
      </w:r>
    </w:p>
    <w:p w:rsidR="00000000" w:rsidDel="00000000" w:rsidP="00000000" w:rsidRDefault="00000000" w:rsidRPr="00000000" w14:paraId="000002E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 thought someone pinged me on one?</w:t>
      </w:r>
    </w:p>
    <w:p w:rsidR="00000000" w:rsidDel="00000000" w:rsidP="00000000" w:rsidRDefault="00000000" w:rsidRPr="00000000" w14:paraId="000002F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 back at the previous letters written for Bay repair thing, and look at how we described our background. </w:t>
      </w:r>
    </w:p>
    <w:p w:rsidR="00000000" w:rsidDel="00000000" w:rsidP="00000000" w:rsidRDefault="00000000" w:rsidRPr="00000000" w14:paraId="000002F1">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start a draft and start writing it up (what we do and what we are interested in.</w:t>
      </w:r>
    </w:p>
    <w:p w:rsidR="00000000" w:rsidDel="00000000" w:rsidP="00000000" w:rsidRDefault="00000000" w:rsidRPr="00000000" w14:paraId="000002F2">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look at the letters sent out for the previous EHRCP </w:t>
      </w:r>
    </w:p>
    <w:p w:rsidR="00000000" w:rsidDel="00000000" w:rsidP="00000000" w:rsidRDefault="00000000" w:rsidRPr="00000000" w14:paraId="000002F3">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wrote some to potential partners and letters of rec.</w:t>
      </w:r>
    </w:p>
    <w:p w:rsidR="00000000" w:rsidDel="00000000" w:rsidP="00000000" w:rsidRDefault="00000000" w:rsidRPr="00000000" w14:paraId="000002F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or Mei can try and help find those. BB can do it but won’t have time until thursday/friday. </w:t>
      </w:r>
    </w:p>
    <w:p w:rsidR="00000000" w:rsidDel="00000000" w:rsidP="00000000" w:rsidRDefault="00000000" w:rsidRPr="00000000" w14:paraId="000002F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lets put the outreach letter as a tab in the working doc. </w:t>
      </w:r>
    </w:p>
    <w:p w:rsidR="00000000" w:rsidDel="00000000" w:rsidP="00000000" w:rsidRDefault="00000000" w:rsidRPr="00000000" w14:paraId="000002F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spreadsheet is all people who signed up early as interest in submitting</w:t>
      </w:r>
    </w:p>
    <w:p w:rsidR="00000000" w:rsidDel="00000000" w:rsidP="00000000" w:rsidRDefault="00000000" w:rsidRPr="00000000" w14:paraId="000002F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could dig through the website to see if there is an updated list</w:t>
      </w:r>
    </w:p>
    <w:p w:rsidR="00000000" w:rsidDel="00000000" w:rsidP="00000000" w:rsidRDefault="00000000" w:rsidRPr="00000000" w14:paraId="000002F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could also look at webinars to see who signed up. </w:t>
      </w:r>
    </w:p>
    <w:p w:rsidR="00000000" w:rsidDel="00000000" w:rsidP="00000000" w:rsidRDefault="00000000" w:rsidRPr="00000000" w14:paraId="000002F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is an upcoming webinar that I could hop on. </w:t>
      </w:r>
    </w:p>
    <w:p w:rsidR="00000000" w:rsidDel="00000000" w:rsidP="00000000" w:rsidRDefault="00000000" w:rsidRPr="00000000" w14:paraId="000002F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will try to find things, if I can’t find then BB can look for them on Thursday/Friday</w:t>
      </w:r>
    </w:p>
    <w:p w:rsidR="00000000" w:rsidDel="00000000" w:rsidP="00000000" w:rsidRDefault="00000000" w:rsidRPr="00000000" w14:paraId="000002F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revise by friday.</w:t>
      </w:r>
    </w:p>
    <w:p w:rsidR="00000000" w:rsidDel="00000000" w:rsidP="00000000" w:rsidRDefault="00000000" w:rsidRPr="00000000" w14:paraId="000002FC">
      <w:pPr>
        <w:numPr>
          <w:ilvl w:val="1"/>
          <w:numId w:val="17"/>
        </w:numPr>
        <w:spacing w:after="8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should have a meeting to discuss after we’ve made some comments in the spreadsheet doc</w:t>
      </w:r>
    </w:p>
    <w:p w:rsidR="00000000" w:rsidDel="00000000" w:rsidP="00000000" w:rsidRDefault="00000000" w:rsidRPr="00000000" w14:paraId="000002FD">
      <w:pPr>
        <w:spacing w:after="80" w:before="0" w:line="276"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E">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 actions:</w:t>
      </w:r>
    </w:p>
    <w:p w:rsidR="00000000" w:rsidDel="00000000" w:rsidP="00000000" w:rsidRDefault="00000000" w:rsidRPr="00000000" w14:paraId="000002FF">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Brent look through spreadsheet and mark who he has previously worked with</w:t>
      </w:r>
    </w:p>
    <w:p w:rsidR="00000000" w:rsidDel="00000000" w:rsidP="00000000" w:rsidRDefault="00000000" w:rsidRPr="00000000" w14:paraId="00000300">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see whether there are additional partners to add from webinars</w:t>
      </w:r>
    </w:p>
    <w:p w:rsidR="00000000" w:rsidDel="00000000" w:rsidP="00000000" w:rsidRDefault="00000000" w:rsidRPr="00000000" w14:paraId="00000301">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trike w:val="1"/>
          <w:sz w:val="20"/>
          <w:szCs w:val="20"/>
          <w:rtl w:val="0"/>
        </w:rPr>
        <w:t xml:space="preserve">Mei try to locate sample outreach email and bring into template tab</w:t>
      </w:r>
    </w:p>
    <w:p w:rsidR="00000000" w:rsidDel="00000000" w:rsidP="00000000" w:rsidRDefault="00000000" w:rsidRPr="00000000" w14:paraId="00000302">
      <w:pPr>
        <w:numPr>
          <w:ilvl w:val="0"/>
          <w:numId w:val="34"/>
        </w:numPr>
        <w:spacing w:after="80" w:before="0" w:line="276" w:lineRule="auto"/>
        <w:ind w:left="720" w:hanging="360"/>
        <w:rPr>
          <w:rFonts w:ascii="Roboto" w:cs="Roboto" w:eastAsia="Roboto" w:hAnsi="Roboto"/>
          <w:sz w:val="20"/>
          <w:szCs w:val="20"/>
        </w:rPr>
        <w:sectPr>
          <w:headerReference r:id="rId58" w:type="default"/>
          <w:headerReference r:id="rId59" w:type="first"/>
          <w:footerReference r:id="rId60" w:type="default"/>
          <w:footerReference r:id="rId61" w:type="first"/>
          <w:type w:val="nextPage"/>
          <w:pgSz w:h="15840" w:w="12240" w:orient="portrait"/>
          <w:pgMar w:bottom="1440" w:top="1440" w:left="1440" w:right="1440" w:header="0" w:footer="720"/>
          <w:pgNumType w:start="1"/>
        </w:sectPr>
      </w:pPr>
      <w:r w:rsidDel="00000000" w:rsidR="00000000" w:rsidRPr="00000000">
        <w:rPr>
          <w:rFonts w:ascii="Roboto" w:cs="Roboto" w:eastAsia="Roboto" w:hAnsi="Roboto"/>
          <w:sz w:val="20"/>
          <w:szCs w:val="20"/>
          <w:rtl w:val="0"/>
        </w:rPr>
        <w:t xml:space="preserve">Brent revise template email</w:t>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sectPr>
          <w:headerReference r:id="rId62" w:type="default"/>
          <w:headerReference r:id="rId63" w:type="first"/>
          <w:footerReference r:id="rId64" w:type="default"/>
          <w:footerReference r:id="rId65" w:type="first"/>
          <w:type w:val="nextPage"/>
          <w:pgSz w:h="15840" w:w="12240" w:orient="portrait"/>
          <w:pgMar w:bottom="1440" w:top="1440" w:left="1440" w:right="1440" w:header="0" w:footer="720"/>
          <w:pgNumType w:start="1"/>
        </w:sectPr>
      </w:pPr>
      <w:bookmarkStart w:colFirst="0" w:colLast="0" w:name="_9sg1hr9lksjt" w:id="109"/>
      <w:bookmarkEnd w:id="109"/>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Template Letter</w:t>
      </w:r>
      <w:r w:rsidDel="00000000" w:rsidR="00000000" w:rsidRPr="00000000">
        <w:rPr>
          <w:rtl w:val="0"/>
        </w:rPr>
      </w:r>
    </w:p>
    <w:p w:rsidR="00000000" w:rsidDel="00000000" w:rsidP="00000000" w:rsidRDefault="00000000" w:rsidRPr="00000000" w14:paraId="00000304">
      <w:pPr>
        <w:rPr>
          <w:rFonts w:ascii="Arial" w:cs="Arial" w:eastAsia="Arial" w:hAnsi="Arial"/>
          <w:b w:val="1"/>
          <w:bCs w:val="1"/>
        </w:rPr>
      </w:pPr>
      <w:r w:rsidDel="00000000" w:rsidR="00000000" w:rsidRPr="00000000">
        <w:rPr>
          <w:rFonts w:ascii="Arial" w:cs="Arial" w:eastAsia="Arial" w:hAnsi="Arial"/>
          <w:b w:val="1"/>
          <w:bCs w:val="1"/>
          <w:rtl w:val="0"/>
        </w:rPr>
        <w:t xml:space="preserve">Template Letter:</w:t>
      </w:r>
      <w:r w:rsidDel="00000000" w:rsidR="00000000" w:rsidRPr="00000000">
        <w:rPr>
          <w:rtl w:val="0"/>
        </w:rPr>
      </w:r>
    </w:p>
    <w:p w:rsidR="00000000" w:rsidDel="00000000" w:rsidP="00000000" w:rsidRDefault="00000000" w:rsidRPr="00000000" w14:paraId="0000030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Subject: Request for Meeting: EHCRP application</w:t>
      </w: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Dear [Contact Name],</w:t>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I’m reaching out from Hyphae Design Lab regarding the </w:t>
      </w:r>
      <w:hyperlink r:id="rId66">
        <w:r w:rsidDel="00000000" w:rsidR="00000000" w:rsidRPr="00000000">
          <w:rPr>
            <w:rFonts w:ascii="Arial" w:cs="Arial" w:eastAsia="Arial" w:hAnsi="Arial"/>
            <w:color w:val="1155cc"/>
            <w:u w:val="single"/>
            <w:rtl w:val="0"/>
          </w:rPr>
          <w:t xml:space="preserve">Extreme Heat and Community Resilience Program Pre-Application</w:t>
        </w:r>
      </w:hyperlink>
      <w:r w:rsidDel="00000000" w:rsidR="00000000" w:rsidRPr="00000000">
        <w:rPr>
          <w:rFonts w:ascii="Arial" w:cs="Arial" w:eastAsia="Arial" w:hAnsi="Arial"/>
          <w:rtl w:val="0"/>
        </w:rPr>
        <w:t xml:space="preserve"> (EHCRP). This is a grant that will fund infrastructure planning projects to reduce the impacts of extreme heat and increase community resilience. </w:t>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Hyphae has extensive experience combining data driven heat analysis, urban greening, and environmental justice with community-integrated planning projects. We would greatly value the opportunity to collaborate with you. Has your organization already submitted the pre-application for this grant? Would you be available for a brief meeting on ____?</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Best,</w:t>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____</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sectPr>
          <w:headerReference r:id="rId67" w:type="default"/>
          <w:headerReference r:id="rId68" w:type="first"/>
          <w:footerReference r:id="rId69" w:type="default"/>
          <w:footerReference r:id="rId70"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headerReference r:id="rId72" w:type="first"/>
          <w:footerReference r:id="rId73" w:type="default"/>
          <w:footerReference r:id="rId74" w:type="first"/>
          <w:type w:val="nextPage"/>
          <w:pgSz w:h="15840" w:w="12240" w:orient="portrait"/>
          <w:pgMar w:bottom="1440" w:top="1440" w:left="1440" w:right="1440" w:header="0" w:footer="720"/>
          <w:pgNumType w:start="1"/>
        </w:sectPr>
      </w:pPr>
      <w:bookmarkStart w:colFirst="0" w:colLast="0" w:name="_5miunyorsp79" w:id="110"/>
      <w:bookmarkEnd w:id="110"/>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Fresno EHCRP example</w:t>
      </w:r>
      <w:r w:rsidDel="00000000" w:rsidR="00000000" w:rsidRPr="00000000">
        <w:rPr>
          <w:rtl w:val="0"/>
        </w:rPr>
      </w:r>
    </w:p>
    <w:p w:rsidR="00000000" w:rsidDel="00000000" w:rsidP="00000000" w:rsidRDefault="00000000" w:rsidRPr="00000000" w14:paraId="00000310">
      <w:pPr>
        <w:pStyle w:val="Heading2"/>
        <w:rPr>
          <w:b w:val="0"/>
          <w:bCs w:val="0"/>
          <w:sz w:val="22"/>
          <w:szCs w:val="22"/>
        </w:rPr>
      </w:pPr>
      <w:bookmarkStart w:colFirst="0" w:colLast="0" w:name="_hxsl2b4ebuwl" w:id="111"/>
      <w:bookmarkEnd w:id="111"/>
      <w:hyperlink r:id="rId75">
        <w:r w:rsidDel="00000000" w:rsidR="00000000" w:rsidRPr="00000000">
          <w:rPr>
            <w:b w:val="0"/>
            <w:bCs w:val="0"/>
            <w:color w:val="0000ee"/>
            <w:u w:val="single"/>
            <w:rtl w:val="0"/>
          </w:rPr>
          <w:t xml:space="preserve">Past Proposals</w:t>
        </w:r>
      </w:hyperlink>
      <w:r w:rsidDel="00000000" w:rsidR="00000000" w:rsidRPr="00000000">
        <w:rPr>
          <w:b w:val="0"/>
          <w:bCs w:val="0"/>
          <w:rtl w:val="0"/>
        </w:rPr>
        <w:t xml:space="preserve"> </w:t>
      </w:r>
      <w:r w:rsidDel="00000000" w:rsidR="00000000" w:rsidRPr="00000000">
        <w:rPr>
          <w:b w:val="0"/>
          <w:bCs w:val="0"/>
          <w:sz w:val="22"/>
          <w:szCs w:val="22"/>
          <w:rtl w:val="0"/>
        </w:rPr>
        <w:t xml:space="preserve">- partial overview of past Hyphae proposals</w:t>
      </w:r>
    </w:p>
    <w:p w:rsidR="00000000" w:rsidDel="00000000" w:rsidP="00000000" w:rsidRDefault="00000000" w:rsidRPr="00000000" w14:paraId="00000311">
      <w:pPr>
        <w:pStyle w:val="Heading2"/>
        <w:rPr/>
      </w:pPr>
      <w:bookmarkStart w:colFirst="0" w:colLast="0" w:name="_h5k6rodmi6bf" w:id="112"/>
      <w:bookmarkEnd w:id="112"/>
      <w:r w:rsidDel="00000000" w:rsidR="00000000" w:rsidRPr="00000000">
        <w:rPr>
          <w:rtl w:val="0"/>
        </w:rPr>
        <w:t xml:space="preserve">Example Outreach email from Fresno County EHCRP </w:t>
      </w:r>
    </w:p>
    <w:p w:rsidR="00000000" w:rsidDel="00000000" w:rsidP="00000000" w:rsidRDefault="00000000" w:rsidRPr="00000000" w14:paraId="00000312">
      <w:pPr>
        <w:rPr>
          <w:rFonts w:ascii="Arial" w:cs="Arial" w:eastAsia="Arial" w:hAnsi="Arial"/>
        </w:rPr>
      </w:pPr>
      <w:hyperlink r:id="rId76">
        <w:r w:rsidDel="00000000" w:rsidR="00000000" w:rsidRPr="00000000">
          <w:rPr>
            <w:rFonts w:ascii="Arial" w:cs="Arial" w:eastAsia="Arial" w:hAnsi="Arial"/>
            <w:color w:val="0000ee"/>
            <w:u w:val="single"/>
            <w:rtl w:val="0"/>
          </w:rPr>
          <w:t xml:space="preserve">Fresno Extreme Heat Analysis</w:t>
        </w:r>
      </w:hyperlink>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Subject: Request for Meeting: Fresno County Extreme Heat Analysis</w:t>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Dear [TCE Contact Name],</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I’m reaching out from Hyphae Design Lab regarding a proposal we’re preparing for the Fresno County Extreme Heat Analysis RFP issued by the Fresno COG. It’s a planning grant which includes identifying vulnerable corridors and planning greening projects among other interventions to mitigate health impacts. Your expertise in sustainable land use, engineering design, and project management makes Tri City Engineering Services a perfect fit for the coalition of local business we’re assembling.</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We know you’re likely fielding multiple offers, but we’d greatly value the chance to collaborate. Would you be available for a brief meeting on today Monday (11/25)?</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Thank you for considering this opportunity,I understand your time is valuable.</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Best regards,</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 Max Pingeon</w:t>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 Hyphae Design Lab</w:t>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 Director of Development</w:t>
      </w:r>
    </w:p>
    <w:p w:rsidR="00000000" w:rsidDel="00000000" w:rsidP="00000000" w:rsidRDefault="00000000" w:rsidRPr="00000000" w14:paraId="0000031C">
      <w:pPr>
        <w:rPr>
          <w:rFonts w:ascii="Arial" w:cs="Arial" w:eastAsia="Arial" w:hAnsi="Arial"/>
        </w:rPr>
      </w:pP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tl w:val="0"/>
        </w:rPr>
      </w:r>
    </w:p>
    <w:p w:rsidR="00000000" w:rsidDel="00000000" w:rsidP="00000000" w:rsidRDefault="00000000" w:rsidRPr="00000000" w14:paraId="0000031E">
      <w:pPr>
        <w:pStyle w:val="Heading2"/>
        <w:rPr/>
      </w:pPr>
      <w:bookmarkStart w:colFirst="0" w:colLast="0" w:name="_za50yqifhoo8" w:id="113"/>
      <w:bookmarkEnd w:id="113"/>
      <w:r w:rsidDel="00000000" w:rsidR="00000000" w:rsidRPr="00000000">
        <w:rPr>
          <w:rtl w:val="0"/>
        </w:rPr>
        <w:t xml:space="preserve">Firm Experience</w:t>
      </w:r>
    </w:p>
    <w:p w:rsidR="00000000" w:rsidDel="00000000" w:rsidP="00000000" w:rsidRDefault="00000000" w:rsidRPr="00000000" w14:paraId="0000031F">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Design Lab has extensive experience delivering innovative, data-driven solutions that address urban resilience, environmental justice, and pollution mitigation. By integrating technical rigor with robust community engagement, Hyphae empowers communities with actionable data and scalable design strategies tailored to their specific needs.</w:t>
      </w:r>
    </w:p>
    <w:p w:rsidR="00000000" w:rsidDel="00000000" w:rsidP="00000000" w:rsidRDefault="00000000" w:rsidRPr="00000000" w14:paraId="00000320">
      <w:pPr>
        <w:numPr>
          <w:ilvl w:val="0"/>
          <w:numId w:val="1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Prescott Greening Project </w:t>
      </w:r>
      <w:r w:rsidDel="00000000" w:rsidR="00000000" w:rsidRPr="00000000">
        <w:rPr>
          <w:rFonts w:ascii="Arial" w:cs="Arial" w:eastAsia="Arial" w:hAnsi="Arial"/>
          <w:rtl w:val="0"/>
        </w:rPr>
        <w:t xml:space="preserve">(2021-2024, AB 617 and Transformative Climate Communities funding):</w:t>
      </w:r>
    </w:p>
    <w:p w:rsidR="00000000" w:rsidDel="00000000" w:rsidP="00000000" w:rsidRDefault="00000000" w:rsidRPr="00000000" w14:paraId="0000032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ongoing project is led by the West Oakland Environmental Indicators Project with Hyphae support. Part of the West Oakland Community Air Action Plan (WOCAP) under AB 617, the project received initial funding from a $150,000 Transformative Climate Communities grant by the California Strategic Growth Council. Additional funding includes $300,000 from the Metropolitan Transportation Commission's Priority Conservation Areas program, matched with $600,000 from Alameda County Transportation Commission, $50,000 from the Port of Oakland, and $100,000 from CalFire. The project integrates air quality monitoring, vegetated buffers, and tree planting to reduce pollution exposure in West Oakland's Prescott neighborhood, the highest pollution hotspot in the region. It employs phased implementation, beginning with a vegetated buffer pilot along Frontage Road, to create scalable solutions for pollution mitigation​</w:t>
      </w:r>
    </w:p>
    <w:p w:rsidR="00000000" w:rsidDel="00000000" w:rsidP="00000000" w:rsidRDefault="00000000" w:rsidRPr="00000000" w14:paraId="00000322">
      <w:pPr>
        <w:numPr>
          <w:ilvl w:val="0"/>
          <w:numId w:val="1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Stockton AB 617 Urban Forestry and Vegetation Barrier Project</w:t>
      </w:r>
      <w:r w:rsidDel="00000000" w:rsidR="00000000" w:rsidRPr="00000000">
        <w:rPr>
          <w:rFonts w:ascii="Arial" w:cs="Arial" w:eastAsia="Arial" w:hAnsi="Arial"/>
          <w:rtl w:val="0"/>
        </w:rPr>
        <w:t xml:space="preserve"> (2021–2025, $2 million):</w:t>
      </w:r>
    </w:p>
    <w:p w:rsidR="00000000" w:rsidDel="00000000" w:rsidP="00000000" w:rsidRDefault="00000000" w:rsidRPr="00000000" w14:paraId="00000323">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multi-year initiative, funded through AB 617 and California’s Transformative Climate Communities (TCC) program, focuses on enhancing Stockton's green infrastructure to mitigate air pollution and urban heat impacts. Key activities include planting and maintaining over 1,750 trees within disadvantaged neighborhoods, creating vegetative barriers to shield residents from pollution, and implementing a prioritization plan for future greening efforts. Collaborating with Little Manila Rising (LMR), the project integrates advanced modeling techniques, such as wind flow and heat island simulations, with community-led outreach to identify sensitive receptors and optimize planting locations. The project’s deliverables include a long-term stewardship master plan and policy recommendations to ensure sustainability beyond the grant period​</w:t>
      </w:r>
    </w:p>
    <w:p w:rsidR="00000000" w:rsidDel="00000000" w:rsidP="00000000" w:rsidRDefault="00000000" w:rsidRPr="00000000" w14:paraId="00000324">
      <w:pPr>
        <w:numPr>
          <w:ilvl w:val="0"/>
          <w:numId w:val="40"/>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Depave Plan</w:t>
      </w:r>
      <w:r w:rsidDel="00000000" w:rsidR="00000000" w:rsidRPr="00000000">
        <w:rPr>
          <w:rFonts w:ascii="Arial" w:cs="Arial" w:eastAsia="Arial" w:hAnsi="Arial"/>
          <w:rtl w:val="0"/>
        </w:rPr>
        <w:br w:type="textWrapping"/>
        <w:br w:type="textWrapping"/>
        <w:t xml:space="preserve">Partnering with Los Angeles County, Hyphae sourced and compiled data from over 20 agencies to create a countywide green infrastructure strategy. This comprehensive plan integrated GIS layers for land use, transportation, and climate factors to prioritize multi-benefit solutions addressing urban heat mitigation, stormwater management, and depaving opportunities. By overlaying environmental and social vulnerability data, the strategy emphasized interventions in heat-vulnerable areas to maximize cooling effects and enhance community resilience. The initiative was part of a larger Community Forest Management Plan funded by CAL FIRE’s Urban and Community Forestry Program, with an award of $1.5 million.</w:t>
      </w:r>
    </w:p>
    <w:p w:rsidR="00000000" w:rsidDel="00000000" w:rsidP="00000000" w:rsidRDefault="00000000" w:rsidRPr="00000000" w14:paraId="00000325">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6">
      <w:pPr>
        <w:numPr>
          <w:ilvl w:val="0"/>
          <w:numId w:val="16"/>
        </w:numPr>
        <w:spacing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Oakland STEP Project</w:t>
      </w:r>
      <w:r w:rsidDel="00000000" w:rsidR="00000000" w:rsidRPr="00000000">
        <w:rPr>
          <w:rFonts w:ascii="Arial" w:cs="Arial" w:eastAsia="Arial" w:hAnsi="Arial"/>
          <w:rtl w:val="0"/>
        </w:rPr>
        <w:t xml:space="preserve"> (2023–2026, STEP Grant)</w:t>
        <w:br w:type="textWrapping"/>
        <w:br w:type="textWrapping"/>
        <w:t xml:space="preserve">The Oakland STEP project integrated high-resolution parcel-level and meter-scale analyses, synthesizing remote sensing and political data to prioritize interventions for mitigating urban heat. Streetlight data for vehicle and active transportation guided the development of weighting systems that normalized diverse datasets and incorporated environmental justice and community feedback. These systems informed the equitable prioritization of streets and sidewalks for greening, focusing on heat mitigation. Hyphae collaborated with city DOT staff to improve engineering workflows for sidewalks and streetscapes, developing novel tree planting guidelines and protocols for tree well cutouts to enhance cooling and shading in historically neglected areas.</w:t>
        <w:br w:type="textWrapping"/>
      </w:r>
    </w:p>
    <w:p w:rsidR="00000000" w:rsidDel="00000000" w:rsidP="00000000" w:rsidRDefault="00000000" w:rsidRPr="00000000" w14:paraId="00000327">
      <w:pPr>
        <w:numPr>
          <w:ilvl w:val="0"/>
          <w:numId w:val="16"/>
        </w:numPr>
        <w:spacing w:after="20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Southwestern Medical District Streetscape</w:t>
      </w:r>
      <w:r w:rsidDel="00000000" w:rsidR="00000000" w:rsidRPr="00000000">
        <w:rPr>
          <w:rFonts w:ascii="Arial" w:cs="Arial" w:eastAsia="Arial" w:hAnsi="Arial"/>
          <w:rtl w:val="0"/>
        </w:rPr>
        <w:t xml:space="preserve"> (Dallas, TX)</w:t>
        <w:br w:type="textWrapping"/>
        <w:br w:type="textWrapping"/>
        <w:t xml:space="preserve">Collaborated with the Texas Trees Foundation to transform the Harry Hines corridor into a multimodal, tree-lined parkway. Using a combination of environmental sensors and agent-based modeling, the project assessed heat stress and air quality impacts. Design solutions prioritized pedestrian thermal comfort and health-driven outcomes, validated through community engagement and site-specific data. Funded by multiple streams, including Texas Trees Foundation and other local agencies, the project integrates evidence-based methodologies to optimize urban resilience and public health benefits</w:t>
      </w:r>
    </w:p>
    <w:p w:rsidR="00000000" w:rsidDel="00000000" w:rsidP="00000000" w:rsidRDefault="00000000" w:rsidRPr="00000000" w14:paraId="00000328">
      <w:pPr>
        <w:numPr>
          <w:ilvl w:val="0"/>
          <w:numId w:val="13"/>
        </w:numPr>
        <w:spacing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NSF SBIR Phase I and II Grants: AdaptOS Development </w:t>
      </w:r>
      <w:r w:rsidDel="00000000" w:rsidR="00000000" w:rsidRPr="00000000">
        <w:rPr>
          <w:rFonts w:ascii="Arial" w:cs="Arial" w:eastAsia="Arial" w:hAnsi="Arial"/>
          <w:rtl w:val="0"/>
        </w:rPr>
        <w:t xml:space="preserve">(2020–Present)</w:t>
        <w:br w:type="textWrapping"/>
        <w:br w:type="textWrapping"/>
        <w:t xml:space="preserve">Hyphae’s AdaptOS platform, developed with funding from NSF SBIR Phase I and II grants, enables community-based organizations (CBOs) and municipal partners to address environmental risks such as extreme heat, air pollution, and flooding with precision and scalability. This platform bridges gaps in traditional environmental planning by combining hyperlocal data collection, modeling, and design to ensure interventions are both cost-effective and impactful.</w:t>
      </w:r>
    </w:p>
    <w:p w:rsidR="00000000" w:rsidDel="00000000" w:rsidP="00000000" w:rsidRDefault="00000000" w:rsidRPr="00000000" w14:paraId="00000329">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 AdaptOS framework is iterative, cycling through measurement, simulation, implementation, and assessment. Modeling is at the core of this process, serving two essential functions. First, it optimizes sensor placement by predicting pollutant dispersion patterns, ensuring accurate monitoring and data collection. Second, it allows communities to simulate the effects of proposed interventions,such as urban greening, truck rerouting, and shade structures,before implementation, providing clarity on which solutions will yield the greatest impact and benefit-to-cost ratio.</w:t>
      </w:r>
    </w:p>
    <w:p w:rsidR="00000000" w:rsidDel="00000000" w:rsidP="00000000" w:rsidRDefault="00000000" w:rsidRPr="00000000" w14:paraId="0000032A">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approach addresses a persistent challenge faced by many environmental initiatives, as exemplified by Hyphae’s work on the West Oakland Community Air Action Plan (WOCAP). While WOCAP mandated significant regulatory concessions and outlined 89 pollution mitigation strategies, decision-makers lacked the empirical tools to determine which interventions would have the most significant impact at the hyperlocal level. AdaptOS fills this gap, demonstrating how interventions like tree canopy, vegetation, and traffic patterns can be configured to protect environmental health effectively.</w:t>
      </w:r>
    </w:p>
    <w:p w:rsidR="00000000" w:rsidDel="00000000" w:rsidP="00000000" w:rsidRDefault="00000000" w:rsidRPr="00000000" w14:paraId="0000032B">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By combining rigorous modeling with actionable design strategies, AdaptOS transforms environmental data into solutions tailored to community needs, ensuring measurable public health and environmental benefits. Hyphae has successfully deployed this platform in projects across Oakland, Stockton, and Dallas, delivering scalable frameworks that can guide future environmental resilience efforts.</w:t>
      </w:r>
    </w:p>
    <w:p w:rsidR="00000000" w:rsidDel="00000000" w:rsidP="00000000" w:rsidRDefault="00000000" w:rsidRPr="00000000" w14:paraId="0000032C">
      <w:pPr>
        <w:numPr>
          <w:ilvl w:val="0"/>
          <w:numId w:val="54"/>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The Green Heart Project: Pioneering Urban Greening for Public Health</w:t>
      </w:r>
      <w:r w:rsidDel="00000000" w:rsidR="00000000" w:rsidRPr="00000000">
        <w:rPr>
          <w:rFonts w:ascii="Arial" w:cs="Arial" w:eastAsia="Arial" w:hAnsi="Arial"/>
          <w:rtl w:val="0"/>
        </w:rPr>
        <w:t xml:space="preserve"> (2018 – Present)</w:t>
        <w:br w:type="textWrapping"/>
        <w:br w:type="textWrapping"/>
        <w:t xml:space="preserve">The Green Heart Project began in 2018 as a collaborative effort between the University of Louisville, The Nature Conservancy, and multiple local and national partners, including Hyphae Design Lab. With funding from the National Institutes of Health (NIH) and support from The Nature Conservancy, the Green Heart Project is the first clinical trial to study the effects of urban greening on air quality and its direct impact on cardiovascular and systemic health.</w:t>
      </w:r>
    </w:p>
    <w:p w:rsidR="00000000" w:rsidDel="00000000" w:rsidP="00000000" w:rsidRDefault="00000000" w:rsidRPr="00000000" w14:paraId="0000032D">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Key aspects of the project included planting over 8,000 mature evergreen trees and shrubs across a designated four-square-mile area in Louisville, Kentucky. This effort targeted neighborhoods with historically low tree canopy coverage and high exposure to environmental stressors, including air pollution and urban heat.</w:t>
      </w:r>
    </w:p>
    <w:p w:rsidR="00000000" w:rsidDel="00000000" w:rsidP="00000000" w:rsidRDefault="00000000" w:rsidRPr="00000000" w14:paraId="0000032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 project implemented a </w:t>
      </w:r>
      <w:r w:rsidDel="00000000" w:rsidR="00000000" w:rsidRPr="00000000">
        <w:rPr>
          <w:rFonts w:ascii="Arial" w:cs="Arial" w:eastAsia="Arial" w:hAnsi="Arial"/>
          <w:b w:val="1"/>
          <w:bCs w:val="1"/>
          <w:rtl w:val="0"/>
        </w:rPr>
        <w:t xml:space="preserve">quasi-experimental design</w:t>
      </w:r>
      <w:r w:rsidDel="00000000" w:rsidR="00000000" w:rsidRPr="00000000">
        <w:rPr>
          <w:rFonts w:ascii="Arial" w:cs="Arial" w:eastAsia="Arial" w:hAnsi="Arial"/>
          <w:rtl w:val="0"/>
        </w:rPr>
        <w:t xml:space="preserve">:</w:t>
      </w:r>
    </w:p>
    <w:p w:rsidR="00000000" w:rsidDel="00000000" w:rsidP="00000000" w:rsidRDefault="00000000" w:rsidRPr="00000000" w14:paraId="0000032F">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Baseline (2018-2019): Collection of extensive health and environmental data from 745 residents, including biomarker analyses (e.g., high-sensitivity C-reactive protein or hsCRP), air quality measurements, and noise pollution monitoring.</w:t>
      </w:r>
    </w:p>
    <w:p w:rsidR="00000000" w:rsidDel="00000000" w:rsidP="00000000" w:rsidRDefault="00000000" w:rsidRPr="00000000" w14:paraId="00000330">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Intervention (2019-2020): Large-scale greening, focusing on high-traffic corridors and residential zones.</w:t>
      </w:r>
    </w:p>
    <w:p w:rsidR="00000000" w:rsidDel="00000000" w:rsidP="00000000" w:rsidRDefault="00000000" w:rsidRPr="00000000" w14:paraId="00000331">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Post-intervention Assessment (2020-Present): Continued monitoring of participants to evaluate health improvements linked to reduced systemic inflammation and improved air quality.</w:t>
      </w:r>
    </w:p>
    <w:p w:rsidR="00000000" w:rsidDel="00000000" w:rsidP="00000000" w:rsidRDefault="00000000" w:rsidRPr="00000000" w14:paraId="00000332">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3">
      <w:pPr>
        <w:spacing w:before="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Impact</w:t>
      </w:r>
      <w:r w:rsidDel="00000000" w:rsidR="00000000" w:rsidRPr="00000000">
        <w:rPr>
          <w:rFonts w:ascii="Arial" w:cs="Arial" w:eastAsia="Arial" w:hAnsi="Arial"/>
          <w:rtl w:val="0"/>
        </w:rPr>
        <w:t xml:space="preserve">:</w:t>
      </w:r>
    </w:p>
    <w:p w:rsidR="00000000" w:rsidDel="00000000" w:rsidP="00000000" w:rsidRDefault="00000000" w:rsidRPr="00000000" w14:paraId="00000334">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5">
      <w:pPr>
        <w:numPr>
          <w:ilvl w:val="1"/>
          <w:numId w:val="14"/>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Participants in neighborhoods receiving greenery saw 13–20% lower levels of hsCRP, corresponding to a 10–15% reduction in risks of cardiovascular disease, cancer, and diabetes.</w:t>
      </w:r>
    </w:p>
    <w:p w:rsidR="00000000" w:rsidDel="00000000" w:rsidP="00000000" w:rsidRDefault="00000000" w:rsidRPr="00000000" w14:paraId="00000336">
      <w:pPr>
        <w:numPr>
          <w:ilvl w:val="1"/>
          <w:numId w:val="14"/>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Significant reductions in particulate matter (PM2.5) levels and urban noise pollution were documented, highlighting the multi-dimensional benefits of increased urban greenery.</w:t>
      </w:r>
    </w:p>
    <w:p w:rsidR="00000000" w:rsidDel="00000000" w:rsidP="00000000" w:rsidRDefault="00000000" w:rsidRPr="00000000" w14:paraId="00000337">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8">
      <w:pPr>
        <w:spacing w:before="0" w:line="276" w:lineRule="auto"/>
        <w:ind w:left="720" w:firstLine="0"/>
        <w:rPr>
          <w:rFonts w:ascii="Arial" w:cs="Arial" w:eastAsia="Arial" w:hAnsi="Arial"/>
        </w:rPr>
      </w:pPr>
      <w:r w:rsidDel="00000000" w:rsidR="00000000" w:rsidRPr="00000000">
        <w:rPr>
          <w:rFonts w:ascii="Arial" w:cs="Arial" w:eastAsia="Arial" w:hAnsi="Arial"/>
          <w:rtl w:val="0"/>
        </w:rPr>
        <w:t xml:space="preserve">Scalability and Future Research:</w:t>
      </w:r>
    </w:p>
    <w:p w:rsidR="00000000" w:rsidDel="00000000" w:rsidP="00000000" w:rsidRDefault="00000000" w:rsidRPr="00000000" w14:paraId="00000339">
      <w:pPr>
        <w:spacing w:before="0" w:line="276" w:lineRule="auto"/>
        <w:ind w:left="720" w:firstLine="0"/>
        <w:rPr>
          <w:rFonts w:ascii="Arial" w:cs="Arial" w:eastAsia="Arial" w:hAnsi="Arial"/>
        </w:rPr>
      </w:pPr>
      <w:r w:rsidDel="00000000" w:rsidR="00000000" w:rsidRPr="00000000">
        <w:rPr>
          <w:rFonts w:ascii="Arial" w:cs="Arial" w:eastAsia="Arial" w:hAnsi="Arial"/>
          <w:rtl w:val="0"/>
        </w:rPr>
        <w:t xml:space="preserve">The Green Heart Project recently received $4.6 million in renewed funding from the National Institute of Environmental Health Sciences (NIEHS) to expand its research over the next five years. The project will delve deeper into the long-term benefits of urban greening, exploring how increased tree cover affects heat stress, chronic diseases, and healthcare costs.</w:t>
      </w:r>
    </w:p>
    <w:p w:rsidR="00000000" w:rsidDel="00000000" w:rsidP="00000000" w:rsidRDefault="00000000" w:rsidRPr="00000000" w14:paraId="0000033A">
      <w:pPr>
        <w:pStyle w:val="Heading2"/>
        <w:rPr/>
      </w:pPr>
      <w:bookmarkStart w:colFirst="0" w:colLast="0" w:name="_uoyufwrz9vyt" w:id="115"/>
      <w:bookmarkEnd w:id="115"/>
      <w:r w:rsidDel="00000000" w:rsidR="00000000" w:rsidRPr="00000000">
        <w:rPr>
          <w:rtl w:val="0"/>
        </w:rPr>
        <w:t xml:space="preserve">Technical Capabilities</w:t>
      </w:r>
    </w:p>
    <w:p w:rsidR="00000000" w:rsidDel="00000000" w:rsidP="00000000" w:rsidRDefault="00000000" w:rsidRPr="00000000" w14:paraId="0000033B">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combines cutting-edge computing resources and innovative methodologies to achieve high-resolution data analysis and design:</w:t>
      </w:r>
    </w:p>
    <w:p w:rsidR="00000000" w:rsidDel="00000000" w:rsidP="00000000" w:rsidRDefault="00000000" w:rsidRPr="00000000" w14:paraId="0000033C">
      <w:pPr>
        <w:pStyle w:val="Heading3"/>
        <w:numPr>
          <w:ilvl w:val="0"/>
          <w:numId w:val="28"/>
        </w:numPr>
        <w:spacing w:after="0" w:afterAutospacing="0" w:before="24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Expertise in land cover classification and parcel-scale geospatial analysis, creating novel datasets at the meter scale for entire counties.</w:t>
      </w:r>
    </w:p>
    <w:p w:rsidR="00000000" w:rsidDel="00000000" w:rsidP="00000000" w:rsidRDefault="00000000" w:rsidRPr="00000000" w14:paraId="0000033D">
      <w:pPr>
        <w:pStyle w:val="Heading3"/>
        <w:numPr>
          <w:ilvl w:val="0"/>
          <w:numId w:val="28"/>
        </w:numPr>
        <w:spacing w:after="0" w:afterAutospacing="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Advanced computational modeling, including LiDAR and geospatial data processing supported by NSF-funded workflows.</w:t>
      </w:r>
    </w:p>
    <w:p w:rsidR="00000000" w:rsidDel="00000000" w:rsidP="00000000" w:rsidRDefault="00000000" w:rsidRPr="00000000" w14:paraId="0000033E">
      <w:pPr>
        <w:pStyle w:val="Heading3"/>
        <w:numPr>
          <w:ilvl w:val="0"/>
          <w:numId w:val="28"/>
        </w:numPr>
        <w:spacing w:after="0" w:afterAutospacing="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Cloud and in-house GPU servers for processing street view data and developing detailed urban design interventions.</w:t>
      </w:r>
    </w:p>
    <w:p w:rsidR="00000000" w:rsidDel="00000000" w:rsidP="00000000" w:rsidRDefault="00000000" w:rsidRPr="00000000" w14:paraId="0000033F">
      <w:pPr>
        <w:pStyle w:val="Heading3"/>
        <w:numPr>
          <w:ilvl w:val="0"/>
          <w:numId w:val="28"/>
        </w:numPr>
        <w:spacing w:after="24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Heat vulnerability modeling using Universal Thermal Climate Index (UTCI) metrics and integration with pedestrian behavior simulations to inform design strategies.</w:t>
      </w:r>
    </w:p>
    <w:p w:rsidR="00000000" w:rsidDel="00000000" w:rsidP="00000000" w:rsidRDefault="00000000" w:rsidRPr="00000000" w14:paraId="00000340">
      <w:pPr>
        <w:pStyle w:val="Heading2"/>
        <w:rPr/>
      </w:pPr>
      <w:bookmarkStart w:colFirst="0" w:colLast="0" w:name="_82vggsl95rgu" w:id="116"/>
      <w:bookmarkEnd w:id="116"/>
      <w:r w:rsidDel="00000000" w:rsidR="00000000" w:rsidRPr="00000000">
        <w:rPr>
          <w:rtl w:val="0"/>
        </w:rPr>
        <w:t xml:space="preserve">Local Knowledge</w:t>
      </w:r>
    </w:p>
    <w:p w:rsidR="00000000" w:rsidDel="00000000" w:rsidP="00000000" w:rsidRDefault="00000000" w:rsidRPr="00000000" w14:paraId="00000341">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has strong connections with local environmental justice coalitions and community-based organizations (CBOs), including the Central Valley-based California Environmental Justice Coalition (CEJC), Valley Improvements Project, Little Manila Rising, and Mayor Rey Leon’s Latino Equity Advocacy and Policy Institute (LEAP). This established network gives Hyphae a significant advantage in understanding regional needs and engaging stakeholders effectively. Current and ongoing collaborations across California provide a head start in developing the dispersed network of engaged community groups essential for the project’s success.</w:t>
      </w:r>
    </w:p>
    <w:p w:rsidR="00000000" w:rsidDel="00000000" w:rsidP="00000000" w:rsidRDefault="00000000" w:rsidRPr="00000000" w14:paraId="00000342">
      <w:pPr>
        <w:pStyle w:val="Heading3"/>
        <w:spacing w:after="240" w:before="240" w:line="276" w:lineRule="auto"/>
        <w:ind w:left="0" w:firstLine="0"/>
        <w:rPr>
          <w:rFonts w:ascii="Arial" w:cs="Arial" w:eastAsia="Arial" w:hAnsi="Arial"/>
        </w:rPr>
      </w:pPr>
      <w:bookmarkStart w:colFirst="0" w:colLast="0" w:name="_1ms8hiedypil" w:id="117"/>
      <w:bookmarkEnd w:id="117"/>
      <w:r w:rsidDel="00000000" w:rsidR="00000000" w:rsidRPr="00000000">
        <w:rPr>
          <w:rFonts w:ascii="Arial" w:cs="Arial" w:eastAsia="Arial" w:hAnsi="Arial"/>
          <w:b w:val="0"/>
          <w:bCs w:val="0"/>
          <w:color w:val="1f1f1f"/>
          <w:sz w:val="22"/>
          <w:szCs w:val="22"/>
          <w:highlight w:val="white"/>
          <w:rtl w:val="0"/>
        </w:rPr>
        <w:t xml:space="preserve">Hyphae’s deep technical expertise, combined with a track record of integrating data with community-driven approaches, positions the firm as a leader in delivering impactful and equitable solutions for Fresno County.</w:t>
      </w:r>
      <w:r w:rsidDel="00000000" w:rsidR="00000000" w:rsidRPr="00000000">
        <w:rPr>
          <w:rtl w:val="0"/>
        </w:rPr>
      </w:r>
    </w:p>
    <w:p w:rsidR="00000000" w:rsidDel="00000000" w:rsidP="00000000" w:rsidRDefault="00000000" w:rsidRPr="00000000" w14:paraId="00000343">
      <w:pPr>
        <w:rPr/>
        <w:sectPr>
          <w:headerReference r:id="rId77" w:type="default"/>
          <w:headerReference r:id="rId78" w:type="first"/>
          <w:footerReference r:id="rId79" w:type="default"/>
          <w:footerReference r:id="rId80"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 w:type="default"/>
          <w:headerReference r:id="rId82" w:type="first"/>
          <w:footerReference r:id="rId83" w:type="default"/>
          <w:footerReference r:id="rId84" w:type="first"/>
          <w:type w:val="nextPage"/>
          <w:pgSz w:h="15840" w:w="12240" w:orient="portrait"/>
          <w:pgMar w:bottom="1440" w:top="1440" w:left="1440" w:right="1440" w:header="0" w:footer="720"/>
          <w:pgNumType w:start="1"/>
        </w:sectPr>
      </w:pPr>
      <w:bookmarkStart w:colFirst="0" w:colLast="0" w:name="_q49awx2mgwes" w:id="118"/>
      <w:bookmarkEnd w:id="118"/>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Pre-application</w:t>
      </w:r>
      <w:r w:rsidDel="00000000" w:rsidR="00000000" w:rsidRPr="00000000">
        <w:rPr>
          <w:rtl w:val="0"/>
        </w:rPr>
      </w:r>
    </w:p>
    <w:p w:rsidR="00000000" w:rsidDel="00000000" w:rsidP="00000000" w:rsidRDefault="00000000" w:rsidRPr="00000000" w14:paraId="00000345">
      <w:pPr>
        <w:rPr/>
      </w:pPr>
      <w:hyperlink r:id="rId85">
        <w:r w:rsidDel="00000000" w:rsidR="00000000" w:rsidRPr="00000000">
          <w:rPr>
            <w:color w:val="1155cc"/>
            <w:u w:val="single"/>
            <w:rtl w:val="0"/>
          </w:rPr>
          <w:t xml:space="preserve">Pre-application interest form</w:t>
        </w:r>
      </w:hyperlink>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Pre-Application Interest Form Window 2 Deadline: August 11, 2026, at 2:00 PM</w:t>
      </w:r>
    </w:p>
    <w:p w:rsidR="00000000" w:rsidDel="00000000" w:rsidP="00000000" w:rsidRDefault="00000000" w:rsidRPr="00000000" w14:paraId="00000347">
      <w:pPr>
        <w:rPr>
          <w:b w:val="1"/>
          <w:bCs w:val="1"/>
        </w:rPr>
      </w:pPr>
      <w:r w:rsidDel="00000000" w:rsidR="00000000" w:rsidRPr="00000000">
        <w:rPr>
          <w:b w:val="1"/>
          <w:bCs w:val="1"/>
          <w:rtl w:val="0"/>
        </w:rPr>
        <w:t xml:space="preserve">1. What is your project's title? (required)</w:t>
      </w:r>
    </w:p>
    <w:p w:rsidR="00000000" w:rsidDel="00000000" w:rsidP="00000000" w:rsidRDefault="00000000" w:rsidRPr="00000000" w14:paraId="00000348">
      <w:pPr>
        <w:rPr/>
      </w:pPr>
      <w:r w:rsidDel="00000000" w:rsidR="00000000" w:rsidRPr="00000000">
        <w:rPr>
          <w:rtl w:val="0"/>
        </w:rPr>
        <w:t xml:space="preserve">From Heat Island to Cool Haven: Greening Ambrose Memorial Park, Bay Point</w:t>
      </w:r>
    </w:p>
    <w:p w:rsidR="00000000" w:rsidDel="00000000" w:rsidP="00000000" w:rsidRDefault="00000000" w:rsidRPr="00000000" w14:paraId="00000349">
      <w:pPr>
        <w:rPr>
          <w:b w:val="1"/>
          <w:bCs w:val="1"/>
        </w:rPr>
      </w:pPr>
      <w:r w:rsidDel="00000000" w:rsidR="00000000" w:rsidRPr="00000000">
        <w:rPr>
          <w:b w:val="1"/>
          <w:bCs w:val="1"/>
          <w:rtl w:val="0"/>
        </w:rPr>
        <w:t xml:space="preserve">2. What type of project is this?(required)</w:t>
      </w:r>
    </w:p>
    <w:p w:rsidR="00000000" w:rsidDel="00000000" w:rsidP="00000000" w:rsidRDefault="00000000" w:rsidRPr="00000000" w14:paraId="0000034A">
      <w:pPr>
        <w:rPr/>
      </w:pPr>
      <w:r w:rsidDel="00000000" w:rsidR="00000000" w:rsidRPr="00000000">
        <w:rPr>
          <w:rtl w:val="0"/>
        </w:rPr>
        <w:t xml:space="preserve">Early Infrastructure</w:t>
      </w:r>
    </w:p>
    <w:p w:rsidR="00000000" w:rsidDel="00000000" w:rsidP="00000000" w:rsidRDefault="00000000" w:rsidRPr="00000000" w14:paraId="0000034B">
      <w:pPr>
        <w:rPr>
          <w:b w:val="1"/>
          <w:bCs w:val="1"/>
        </w:rPr>
      </w:pPr>
      <w:r w:rsidDel="00000000" w:rsidR="00000000" w:rsidRPr="00000000">
        <w:rPr>
          <w:b w:val="1"/>
          <w:bCs w:val="1"/>
          <w:rtl w:val="0"/>
        </w:rPr>
        <w:t xml:space="preserve">2a. Please describe your proposed demonstration project. (required)</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demonstration project will translate heat vulnerability modeling results and community input into a strategic greening and cooling infrastructure plan for Ambrose Memorial Park. Using Universal Thermal Climate Index (UTCI) simulations and digital twin modeling, tree and vegetation placement will be optimized to maximize shade coverage and thermal comfort across the park's most heavily used spaces. Shaded gathering infrastructure will include picnic areas with permeable decomposed granite surfacing, shade structures integrated with native plantings, shaded seating areas along pedestrian pathways, and accessible rest areas with drinking water access, all strategically positioned to create interconnected cool refuges throughout the park. Paved and impervious surfaces will be replaced with permeable, heat-reducing materials and native groundcovers to further reduce surface temperatures. Recently donated land from Contra Costa County adjacent to the park will extend tree canopy along the Highway 4 corridor, providing additional shade and cooling benefits for park users, BART commuters, and Delta de Anza Regional Trail users. Species selection will prioritize California native, drought-tolerant, climate-ready trees suited to the site's conditions and projected future climate, ensuring long-term canopy resilience and sustained thermal comfort benefits for Bay Point residents during increasingly frequent and severe extreme heat events.</w:t>
      </w:r>
    </w:p>
    <w:p w:rsidR="00000000" w:rsidDel="00000000" w:rsidP="00000000" w:rsidRDefault="00000000" w:rsidRPr="00000000" w14:paraId="0000034D">
      <w:pPr>
        <w:rPr>
          <w:b w:val="1"/>
          <w:bCs w:val="1"/>
        </w:rPr>
      </w:pPr>
      <w:r w:rsidDel="00000000" w:rsidR="00000000" w:rsidRPr="00000000">
        <w:rPr>
          <w:b w:val="1"/>
          <w:bCs w:val="1"/>
          <w:rtl w:val="0"/>
        </w:rPr>
        <w:t xml:space="preserve">5. What is your proposed demonstration or infrastructure project, who will it serve, and how will it reduce harm from extreme heat?</w:t>
      </w:r>
    </w:p>
    <w:p w:rsidR="00000000" w:rsidDel="00000000" w:rsidP="00000000" w:rsidRDefault="00000000" w:rsidRPr="00000000" w14:paraId="0000034E">
      <w:pPr>
        <w:rPr/>
      </w:pPr>
      <w:r w:rsidDel="00000000" w:rsidR="00000000" w:rsidRPr="00000000">
        <w:rPr>
          <w:rtl w:val="0"/>
        </w:rPr>
        <w:t xml:space="preserve">The demonstration project  is a nature-based infrastructure project that will transform Ambrose Memorial Park, the primary recreational facility for Bay Point, into a resilient community cooling refuge. The project will serve residents of two severely disadvantaged census tracts, a community documented by Contra Costa Health Services as among the most heat-vulnerable in Contra Costa County, with high indicators for poverty, young children, linguistic isolation, and asthma, and limited access to home air conditioning.</w:t>
      </w:r>
    </w:p>
    <w:p w:rsidR="00000000" w:rsidDel="00000000" w:rsidP="00000000" w:rsidRDefault="00000000" w:rsidRPr="00000000" w14:paraId="0000034F">
      <w:pPr>
        <w:rPr/>
      </w:pPr>
      <w:r w:rsidDel="00000000" w:rsidR="00000000" w:rsidRPr="00000000">
        <w:rPr>
          <w:rtl w:val="0"/>
        </w:rPr>
        <w:t xml:space="preserve">The project will reduce harm from extreme heat through expanded tree canopy, drought-tolerant native plantings, and shaded gathering spaces strategically designed using advanced 1-meter resolution UTCI modeling and 3D digital twin simulations to maximize thermal comfort for park users. The park's adjacency to Highway 4 compounds heat and air quality burdens, and proposed tree canopy expansion will provide critical cooling and PM 2.5 buffering for park users, BART commuters, and Delta de Anza Regional Trail users. By creating accessible shaded green space in a community with few cooling alternatives, the project will deliver direct, heat relief to Bay Point's most vulnerable residents during increasingly frequent and severe extreme heat events.</w:t>
      </w:r>
    </w:p>
    <w:p w:rsidR="00000000" w:rsidDel="00000000" w:rsidP="00000000" w:rsidRDefault="00000000" w:rsidRPr="00000000" w14:paraId="00000350">
      <w:pPr>
        <w:rPr>
          <w:b w:val="1"/>
          <w:bCs w:val="1"/>
        </w:rPr>
      </w:pPr>
      <w:r w:rsidDel="00000000" w:rsidR="00000000" w:rsidRPr="00000000">
        <w:rPr>
          <w:b w:val="1"/>
          <w:bCs w:val="1"/>
          <w:rtl w:val="0"/>
        </w:rPr>
        <w:t xml:space="preserve">6a. Please provide the organization name, type, and summary of their role in the project:(required)</w:t>
      </w:r>
    </w:p>
    <w:p w:rsidR="00000000" w:rsidDel="00000000" w:rsidP="00000000" w:rsidRDefault="00000000" w:rsidRPr="00000000" w14:paraId="00000351">
      <w:pPr>
        <w:rPr/>
      </w:pPr>
      <w:r w:rsidDel="00000000" w:rsidR="00000000" w:rsidRPr="00000000">
        <w:rPr>
          <w:rtl w:val="0"/>
        </w:rPr>
        <w:t xml:space="preserve">Implementation will be led by ARPD in partnership with the Bay Point Garden Club, the Caribbean South America Hispanic Council, and the Contra Costa Resource Conservation District's Ecostewards Program. Together, these partners will deploy trained crews to install trees and native plantings at Ambrose Memorial Park, creating local jobs, workforce training, and environmental education opportunities for Bay Point residents. Tree planting will be supported through establishment activities including irrigation, mulching, and maintenance to ensure high survival rates and early canopy development.</w:t>
      </w:r>
    </w:p>
    <w:p w:rsidR="00000000" w:rsidDel="00000000" w:rsidP="00000000" w:rsidRDefault="00000000" w:rsidRPr="00000000" w14:paraId="00000352">
      <w:pPr>
        <w:rPr/>
      </w:pPr>
      <w:r w:rsidDel="00000000" w:rsidR="00000000" w:rsidRPr="00000000">
        <w:rPr>
          <w:rtl w:val="0"/>
        </w:rPr>
        <w:t xml:space="preserve">By expanding tree canopy and creating shaded gathering spaces, the project will provide critical cooling refuge for Bay Point's most vulnerable residents including young children, elderly individuals, low-income families, and linguistically isolated households during extreme heat events projected to intensify significantly in coming decades. ARPD will oversee long-term stewardship and maintenance in partnership with the Bay Point Garden Club, the Caribbean South America Hispanic Council, and CCRCD ensuring the project's cooling, ecological, and community health benefits endure for generations and that Ambrose Memorial Park remains a resilient and welcoming green space for the Bay Point community.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Ambrose Memorial Park is one of the primary recreational facility for the Bay Point community, owned and maintained by the Ambrose Recreation and Park District. It features a playground, picnic tables, BBQs, bathroom, large grass areas, and ‘Lion’s Den’ picnic area with picnic tables, large BBQ and electricity. It is also home of the Ambrose Aquatic Center. Bay Point is a disadvantaged community under SB 535, and the park's location adjacent to Highway 4 contributes to significant urban heat island conditions. The proposed urban greening project will implement nature-based solutions including expanded tree canopy, drought-tolerant native plantings, and enhanced shaded green spaces to provide critical cooling refuge, improved air quality, and equitable access to healthy outdoor recreation for one of Contra Costa County's most heat-vulnerable communities.</w:t>
      </w:r>
    </w:p>
    <w:p w:rsidR="00000000" w:rsidDel="00000000" w:rsidP="00000000" w:rsidRDefault="00000000" w:rsidRPr="00000000" w14:paraId="00000355">
      <w:pPr>
        <w:rPr/>
      </w:pPr>
      <w:r w:rsidDel="00000000" w:rsidR="00000000" w:rsidRPr="00000000">
        <w:rPr>
          <w:rtl w:val="0"/>
        </w:rPr>
        <w:t xml:space="preserve">The need for this project is strongly supported by multiple data sources documenting Bay Point's extreme heat vulnerability:</w:t>
      </w:r>
    </w:p>
    <w:p w:rsidR="00000000" w:rsidDel="00000000" w:rsidP="00000000" w:rsidRDefault="00000000" w:rsidRPr="00000000" w14:paraId="00000356">
      <w:pPr>
        <w:numPr>
          <w:ilvl w:val="0"/>
          <w:numId w:val="10"/>
        </w:numPr>
        <w:spacing w:after="0" w:afterAutospacing="0"/>
        <w:ind w:left="720" w:hanging="360"/>
      </w:pPr>
      <w:r w:rsidDel="00000000" w:rsidR="00000000" w:rsidRPr="00000000">
        <w:rPr>
          <w:rtl w:val="0"/>
        </w:rPr>
        <w:t xml:space="preserve">The 2015 Contra Costa Health Services report Climate Change Vulnerability in Contra Costa County: A Focus on Heat identifies Bay Point as having high overall vulnerability to extreme heat, with elevated indicators for poverty, children under age 5, linguistic isolation, asthma, and treeless areas (pg 32)</w:t>
      </w:r>
    </w:p>
    <w:p w:rsidR="00000000" w:rsidDel="00000000" w:rsidP="00000000" w:rsidRDefault="00000000" w:rsidRPr="00000000" w14:paraId="00000357">
      <w:pPr>
        <w:numPr>
          <w:ilvl w:val="0"/>
          <w:numId w:val="10"/>
        </w:numPr>
        <w:spacing w:after="0" w:afterAutospacing="0" w:before="0" w:beforeAutospacing="0"/>
        <w:ind w:left="720" w:hanging="360"/>
      </w:pPr>
      <w:r w:rsidDel="00000000" w:rsidR="00000000" w:rsidRPr="00000000">
        <w:rPr>
          <w:rtl w:val="0"/>
        </w:rPr>
        <w:t xml:space="preserve">Climate projections using Scripps Institute of Oceanography/Cal-Adapt data forecast 21–35 days over 100°F annually by the 2090s for the Bay Point area (pg 13)</w:t>
      </w:r>
    </w:p>
    <w:p w:rsidR="00000000" w:rsidDel="00000000" w:rsidP="00000000" w:rsidRDefault="00000000" w:rsidRPr="00000000" w14:paraId="00000358">
      <w:pPr>
        <w:numPr>
          <w:ilvl w:val="0"/>
          <w:numId w:val="10"/>
        </w:numPr>
        <w:spacing w:after="0" w:afterAutospacing="0" w:before="0" w:beforeAutospacing="0"/>
        <w:ind w:left="720" w:hanging="360"/>
      </w:pPr>
      <w:r w:rsidDel="00000000" w:rsidR="00000000" w:rsidRPr="00000000">
        <w:rPr>
          <w:rtl w:val="0"/>
        </w:rPr>
        <w:t xml:space="preserve">The Climate Vulnerability Map designates the project site as having HIGH future vulnerability to extreme heat, with 15.6% of days projected to exceed 100°F by 2050, elevated PM 2.5 exposure, and urban heat island classification</w:t>
      </w:r>
    </w:p>
    <w:p w:rsidR="00000000" w:rsidDel="00000000" w:rsidP="00000000" w:rsidRDefault="00000000" w:rsidRPr="00000000" w14:paraId="00000359">
      <w:pPr>
        <w:numPr>
          <w:ilvl w:val="0"/>
          <w:numId w:val="10"/>
        </w:numPr>
        <w:spacing w:before="0" w:beforeAutospacing="0"/>
        <w:ind w:left="720" w:hanging="360"/>
      </w:pPr>
      <w:r w:rsidDel="00000000" w:rsidR="00000000" w:rsidRPr="00000000">
        <w:rPr>
          <w:rtl w:val="0"/>
        </w:rPr>
        <w:t xml:space="preserve">The California Heat Assessment Tool rates the project area HIGH for Heat Health Events with a score of 3.55 (exceeding the 75th percentile) and MODERATE for the Heat Health Action Index with a score of 45.41</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Ambrose Memorial Park serves as one of the primary recreational green spaces for Bay Point, a disadvantaged community that faces some of the most severe and compounding heat vulnerabilities in Contra Costa County. The park's location adjacent to Highway 4 contributes to urban heat island conditions, elevated PM 2.5 exposure, and limited tree canopy, conditions that disproportionately burden a community already identified as having high indicators for poverty, linguistic isolation, asthma, and large populations of children under age 5. Without intervention, these conditions will worsen: climate projections forecast 21–35 days over 100°F annually in Bay Point by the 2090s, and the California Heat Assessment Tool rates the project area HIGH for Heat Health Events. The Ambrose Memorial Park Urban Greening Project will provide meaningful and direct benefits by creating tangible, community-identified cooling infrastructure, expanded tree canopy, drought-tolerant native plantings, and shaded gathering spaces, that directly reduce heat exposure for park users, improve air quality, and expand access to safe outdoor recreation for vulnerable residents including young children, low-income families, and linguistically isolated households. These benefits directly respond to community needs, build long-term climate resilience, and would not occur without grant funding, as the Ambrose Recreation and Park District serves a low-income community with limited resources to implement large-scale greening improvements independently.</w:t>
      </w:r>
    </w:p>
    <w:p w:rsidR="00000000" w:rsidDel="00000000" w:rsidP="00000000" w:rsidRDefault="00000000" w:rsidRPr="00000000" w14:paraId="0000035C">
      <w:pPr>
        <w:rPr/>
      </w:pPr>
      <w:r w:rsidDel="00000000" w:rsidR="00000000" w:rsidRPr="00000000">
        <w:rPr>
          <w:rtl w:val="0"/>
        </w:rPr>
        <w:t xml:space="preserve">Beyond heat relief, the Ambrose Memorial Park Urban Greening Project will deliver a range of additional community and environmental benefits. A primary tributary of Willow Creek, intersects the park, and proposed green stormwater infrastructure and native riparian plantings will reduce flood risk and stormwater runoff during major rain events while improving flood management for the upper Willow Creek watershed and restoring critical native vegetation and habitat. The project is further strengthened by a recent land donation from Contra Costa County, which expands the project footprint. Vegetated barriers/Tree buffer will reduce PM 2.5 and air pollution exposure from highway 4 not only for park users but also for the daily commuters and travelers using the adjacent Bay Point/Pittsburg BART station and the Delta de Anza Regional Trail. This multi-benefit project therefore extends its positive impacts well beyond the park boundary, improving air quality, flood resilience, habitat, and green connectivity for a broad cross-section of the Bay Point community and the wider regional trail and transit network. In partnership with the Contra Costa Resource Conservation District (CCRCD), the Ecostewards program will lead implementation of the green infrastructure improvements, creating local jobs and workforce training opportunities for Bay Point residents while also providing environmental education programming for the community. The Ambrose Recreation and Park District will partner in the long-term maintenance of these improvements, ensuring the project's benefits are sustained for generations. Together, these elements represent a truly multi-benefit project that advances climate resilience, ecological restoration, community health, and economic opportunity in one of Contra Costa County's most vulnerable communities.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commentRangeStart w:id="0"/>
      <w:commentRangeStart w:id="1"/>
      <w:r w:rsidDel="00000000" w:rsidR="00000000" w:rsidRPr="00000000">
        <w:rPr>
          <w:rtl w:val="0"/>
        </w:rPr>
        <w:t xml:space="preserve">Cool Bay Point: Ambrose Memorial Park Heat Mitigation and Urban Greening Project Project Description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Ambrose Memorial Park is the primary recreational facility for the Bay Point community, owned and maintained by the Ambrose Recreation and Park District (ARPD). The surrounding neighborhood (Census Tract GEOID 06013313203, 06013314105) in Bay Point that utilize the park is a severely disadvantaged and disadvantage community, and the park's location adjacent to Highway 4 contributes to significant urban heat island conditions, elevated PM 2.5 exposure, and limited tree canopy. The Cool Bay Point: Ambrose Memorial Park Heat Mitigation and Urban Greening Project will implement a comprehensive, data-driven, and community-informed approach to deliver nature-based cooling solutions for one of Contra Costa County's most heat-vulnerable communities. The project will proceed through an integrated work plan encompassing advanced heat vulnerability modeling, environmental monitoring, community engagement, site design, planting, and long-term stewardship.</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Modeling</w:t>
      </w:r>
    </w:p>
    <w:p w:rsidR="00000000" w:rsidDel="00000000" w:rsidP="00000000" w:rsidRDefault="00000000" w:rsidRPr="00000000" w14:paraId="00000362">
      <w:pPr>
        <w:rPr/>
      </w:pPr>
      <w:r w:rsidDel="00000000" w:rsidR="00000000" w:rsidRPr="00000000">
        <w:rPr>
          <w:rtl w:val="0"/>
        </w:rPr>
        <w:t xml:space="preserve">Advanced multi-scale heat vulnerability modeling will form the analytical foundation of the project, providing unprecedented precision in identifying heat-vulnerable areas and guiding the design of targeted cooling interventions at Ambrose Memorial Park. The modeling approach will integrate three levels of analysis: low-resolution countywide thermal comfort analysis using ERA5 and NWS HeatRisk data to establish baseline heat exposure patterns across the Bay Point region; medium-resolution satellite-derived surface temperature mapping using ECOSTRESS and Landsat imagery to identify neighborhood and block-scale hotspots within and surrounding the park; and hyper-local 1-meter resolution Urban Thermal Comfort Index (UTCI) modeling using 3D digital twin simulations of the park, the adjacent Highway 4 corridor, and connecting pedestrian routes to the Bay Point/Pittsburg BART station and Delta de Anza Regional Trail. These simulations will incorporate wind flow, humidity, radiant temperature, and shade modeling to produce a three-dimensional understanding of heat stress experienced by park users, active transportation users, and BART commuters. Social vulnerability data , including poverty rates, age distribution, linguistic isolation, and asthma hospitalization rates documented for Bay Point in the 2015 Contra Costa Health Services heat vulnerability report , will be integrated with environmental modeling to produce a comprehensive heat vulnerability assessment that reflects both physical and social dimensions of extreme heat risk. Pre- and post-planting simulations will also be run to quantify the anticipated cooling benefits of proposed greening interventions, directly informing planting design and providing a predictive evidence base for how the project will reduce harm from extreme heat for park users and the surrounding community.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Monitoring</w:t>
      </w:r>
    </w:p>
    <w:p w:rsidR="00000000" w:rsidDel="00000000" w:rsidP="00000000" w:rsidRDefault="00000000" w:rsidRPr="00000000" w14:paraId="00000365">
      <w:pPr>
        <w:rPr/>
      </w:pPr>
      <w:r w:rsidDel="00000000" w:rsidR="00000000" w:rsidRPr="00000000">
        <w:rPr>
          <w:rtl w:val="0"/>
        </w:rPr>
        <w:t xml:space="preserve">A robust monitoring program will be established to track and evaluate the project's effectiveness in reducing heat exposure and improving environmental conditions at Ambrose Memorial Park over time. Baseline conditions will be documented prior to construction, including surface temperatures, tree canopy coverage, air quality, and stormwater runoff along the Willow Creek tributary that intersects the park. Post-planting monitoring will measure changes in thermal comfort, shade coverage, and air quality buffering from Highway 4 to quantify the project's impact on reducing extreme heat exposure for park users. Monitoring data will be integrated with the project's digital twin modeling platform to enable ongoing evaluation of cooling benefits and long-term climate resilience, and will be shared with ARPD, CCRCD, and community stakeholders to support adaptive management and inform future greening investments in the Bay Point community.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Community Engagement</w:t>
      </w:r>
    </w:p>
    <w:p w:rsidR="00000000" w:rsidDel="00000000" w:rsidP="00000000" w:rsidRDefault="00000000" w:rsidRPr="00000000" w14:paraId="00000368">
      <w:pPr>
        <w:rPr/>
      </w:pPr>
      <w:r w:rsidDel="00000000" w:rsidR="00000000" w:rsidRPr="00000000">
        <w:rPr>
          <w:rtl w:val="0"/>
        </w:rPr>
        <w:t xml:space="preserve">Community engagement will be a central and ongoing component of the project, ensuring that the design, implementation, and stewardship of greening improvements directly reflect the needs and priorities of Bay Point residents. ARPD, in partnership with CCRCD and local community-based organizations, will establish a project working group and execute a comprehensive public outreach plan. Engagement activities will include pop-up listening sessions, community events, and surveys conducted in English and Spanish to ensure accessibility for Bay Point's linguistically diverse population, including the high proportion of Spanish-speaking households with limited English proficiency identified in the 2015 Contra Costa Health Services vulnerability report. Community mapping will identify priority gathering spots, pedestrian routes, and areas of greatest heat exposure within and adjacent to the park, directly informing the placement of shade trees, green spaces, and cooling infrastructure. Feedback gathered during community engagement will be integrated into the project design and used to ensure that proposed interventions reflect community-identified needs, including safe outdoor recreation spaces for young children, cooling refuge for elderly residents, and accessible green space for low-income families who lack air conditioning at home. Trusted community institutions including local schools, churches, and clinics will serve as outreach partners, consistent with engagement strategies identified as effective in the Monument Corridor case study documented in the 2015 Contra Costa Health Services report.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b w:val="1"/>
          <w:bCs w:val="1"/>
          <w:rtl w:val="0"/>
        </w:rPr>
        <w:t xml:space="preserve">Design</w:t>
      </w:r>
    </w:p>
    <w:p w:rsidR="00000000" w:rsidDel="00000000" w:rsidP="00000000" w:rsidRDefault="00000000" w:rsidRPr="00000000" w14:paraId="0000036B">
      <w:pPr>
        <w:rPr/>
      </w:pPr>
      <w:r w:rsidDel="00000000" w:rsidR="00000000" w:rsidRPr="00000000">
        <w:rPr>
          <w:rtl w:val="0"/>
        </w:rPr>
        <w:t xml:space="preserve">The project design will translate heat vulnerability modeling results and community input into a comprehensive site plan for Ambrose Memorial Park that maximizes cooling benefits, ecological function, and community usability. The design will integrate expanded tree canopy, drought-tolerant native plantings, shaded gathering spaces, and green stormwater infrastructure to address the overlapping challenges of extreme heat, urban heat island effect, Highway 4 air pollution, and flooding along the Willow Creek tributary. Planting locations will be optimized using 1-meter UTCI simulations and digital twin modeling to strategically position trees and vegetation where they will provide maximum shade, thermal comfort, and air quality buffering for park users, pedestrians, and cyclists traveling to and from the adjacent BART station and regional trail. The design will also incorporate recently donated land from Contra Costa County adjacent to the park, creating a tree buffer along Highway 4 that will reduce PM 2.5 exposure and provide additional cooling benefits for park users, BART commuters, and Delta de Anza Regional Trail users. Green stormwater infrastructure along the Willow Creek tributary will restore riparian habitat, enhance native vegetation, reduce flood risk during major rain events, and improve flood management for the upper Willow Creek watershed. Species selection will prioritize California native, drought-tolerant, climate-ready trees and plants suited to the site's conditions and projected future climate, with no single species exceeding 10% of the overall plant palette in accordance with Urban Greening Grant Program guidelines.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Planting and Stewardship</w:t>
      </w:r>
    </w:p>
    <w:p w:rsidR="00000000" w:rsidDel="00000000" w:rsidP="00000000" w:rsidRDefault="00000000" w:rsidRPr="00000000" w14:paraId="0000036E">
      <w:pPr>
        <w:rPr/>
      </w:pPr>
      <w:r w:rsidDel="00000000" w:rsidR="00000000" w:rsidRPr="00000000">
        <w:rPr>
          <w:rtl w:val="0"/>
        </w:rPr>
        <w:t xml:space="preserve">Implementation of the project's greening improvements will be led by ARPD, in partnership with the Bay Point Garden Club, the Caribbean South America Hispanic Counsel, and the Contra Costa Resources Conservation District’s Ecostewards Program, providing a powerful model for community-based stewardship that extends the project's benefits well beyond physical infrastructure. The Ecostewards program along with Garden Club and the S. America Hispanic Counsel will deploy trained crews to install trees, native plantings, and green stormwater infrastructure at Ambrose Memorial Park, creating local jobs and workforce training opportunities for Bay Point residents while simultaneously delivering environmental education programming for the community. Tree planting will be sequenced and supported through up to three years of plant establishment activities, including irrigation, mulching, and maintenance, to ensure high survival rates and the early establishment of meaningful shade canopy. By directly reducing surface temperatures, expanding tree canopy, and creating shaded gathering spaces in a park that serves as the primary outdoor recreation resource for a community with limited access to air conditioning, the project will provide critical cooling refuge for Bay Point's most vulnerable residents , including young children, elderly residents, low-income families, and linguistically isolated households , during extreme heat events that are projected to intensify significantly in the coming decades. ARPD will oversee long-term stewardship and maintenance of all improvements in partnership with the CBOs, ensuring that the cooling, ecological, air quality, and community health benefits of the project are sustained for generations and that Ambrose Memorial Park remains a resilient, healthy, and welcoming green space for the Bay Point community as the climate continues to change.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commentRangeStart w:id="2"/>
      <w:commentRangeStart w:id="3"/>
      <w:commentRangeStart w:id="4"/>
      <w:commentRangeStart w:id="5"/>
      <w:r w:rsidDel="00000000" w:rsidR="00000000" w:rsidRPr="00000000">
        <w:rPr>
          <w:b w:val="1"/>
          <w:bCs w:val="1"/>
          <w:rtl w:val="0"/>
        </w:rPr>
        <w:t xml:space="preserve">SHORTENED VERSION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Cool Bay Point: Ambrose Memorial Park Heat Mitigation and Urban Greening Project – Project Description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Ambrose Memorial Park is the primary recreational facility for Bay Point, a disadvantaged community under SB 535 where the park's location adjacent to Highway 4 contributes to significant urban heat island conditions, elevated PM 2.5 exposure, and limited tree canopy. The Cool Bay Point project will implement a comprehensive, data-driven, and community-informed approach to deliver nature-based cooling solutions for one of Contra Costa County's most heat-vulnerable communities through advanced modeling, environmental monitoring, community engagement, site design, planting, and long-term stewardship.</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Modeling</w:t>
      </w:r>
    </w:p>
    <w:p w:rsidR="00000000" w:rsidDel="00000000" w:rsidP="00000000" w:rsidRDefault="00000000" w:rsidRPr="00000000" w14:paraId="00000376">
      <w:pPr>
        <w:rPr/>
      </w:pPr>
      <w:r w:rsidDel="00000000" w:rsidR="00000000" w:rsidRPr="00000000">
        <w:rPr>
          <w:rtl w:val="0"/>
        </w:rPr>
        <w:t xml:space="preserve">Multi-scale heat vulnerability modeling will form the analytical foundation of the project. The approach will integrate low-resolution countywide thermal comfort analysis, medium-resolution satellite-derived surface temperature mapping, and hyper-local 1-meter resolution Urban Thermal Comfort Index (UTCI) modeling using 3D digital twin simulations of the park and adjacent Highway 4 corridor. </w:t>
      </w:r>
      <w:del w:author="Ivan Heitmann" w:id="0" w:date="2026-08-11T18:41:01Z">
        <w:r w:rsidDel="00000000" w:rsidR="00000000" w:rsidRPr="00000000">
          <w:rPr>
            <w:rtl w:val="0"/>
          </w:rPr>
          <w:delText xml:space="preserve">Social vulnerability data , including poverty rates, age distribution, linguistic isolation, and asthma hospitalization rates documented for Bay Point , will be integrated with environmental modeling to produce a comprehensive heat vulnerability assessment. </w:delText>
        </w:r>
      </w:del>
      <w:r w:rsidDel="00000000" w:rsidR="00000000" w:rsidRPr="00000000">
        <w:rPr>
          <w:rtl w:val="0"/>
        </w:rPr>
        <w:t xml:space="preserve">Pre- and post-planting simulations will quantify the anticipated cooling benefits of proposed interventions, directly informing planting design and demonstrating how the project will measurably reduce harm from extreme heat for park users and the surrounding community.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Monitoring</w:t>
      </w:r>
    </w:p>
    <w:p w:rsidR="00000000" w:rsidDel="00000000" w:rsidP="00000000" w:rsidRDefault="00000000" w:rsidRPr="00000000" w14:paraId="00000379">
      <w:pPr>
        <w:rPr/>
      </w:pPr>
      <w:r w:rsidDel="00000000" w:rsidR="00000000" w:rsidRPr="00000000">
        <w:rPr>
          <w:rtl w:val="0"/>
        </w:rPr>
        <w:t xml:space="preserve">A robust monitoring program will document baseline conditions prior to construction, including surface temperatures, tree canopy coverage, air quality, and stormwater runoff along the Willow Creek tributary. Post-planting monitoring will measure changes in thermal comfort, shade coverage, and air quality buffering from Highway 4 to evaluate the project's effectiveness in reducing extreme heat exposure. Monitoring data will be shared with ARPD, CCRCD, and community stakeholders to support adaptive management and inform future greening investments in Bay Point.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Community Engagement</w:t>
      </w:r>
    </w:p>
    <w:p w:rsidR="00000000" w:rsidDel="00000000" w:rsidP="00000000" w:rsidRDefault="00000000" w:rsidRPr="00000000" w14:paraId="0000037C">
      <w:pPr>
        <w:rPr/>
      </w:pPr>
      <w:r w:rsidDel="00000000" w:rsidR="00000000" w:rsidRPr="00000000">
        <w:rPr>
          <w:rtl w:val="0"/>
        </w:rPr>
        <w:t xml:space="preserve">Community engagement will ensure that greening improvements directly reflect the needs and priorities of Bay Point residents. ARPD and CCRCD will establish a project working group and execute a public outreach plan including listening sessions, community events, and surveys conducted in English and Spanish to ensure accessibility for Bay Point's linguistically diverse population. Community mapping will identify priority gathering spots and areas of greatest heat exposure, directly informing the placement of shade trees and cooling infrastructure. Trusted community institutions including local schools, churches, and clinics will serve as outreach partners, consistent with engagement strategies identified as effective in Concord's Monument Corridor, a similarly vulnerable community documented in the 2015 Contra Costa Health Services heat vulnerability report.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Design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project design will translate modeling results and community input into a comprehensive site plan maximizing cooling benefits, ecological function, and community usability. Planting locations will be optimized using UTCI simulations to strategically position trees and vegetation for maximum shade, thermal comfort, and air quality buffering for park users and cyclists traveling to and from the adjacent BART station and Delta de Anza Regional Trail. The design will incorporate recently donated land from Contra Costa County to create a tree buffer along Highway 4, reducing PM 2.5 exposure for park users and BART commuters. Green stormwater infrastructure along the Willow Creek tributary will restore riparian habitat, reduce flood risk, and improve watershed management. Species selection will prioritize California native, drought-tolerant, climate-ready trees with no single species exceeding 10% of the overall plant palette.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commentRangeStart w:id="6"/>
      <w:r w:rsidDel="00000000" w:rsidR="00000000" w:rsidRPr="00000000">
        <w:rPr>
          <w:rtl w:val="0"/>
        </w:rPr>
        <w:t xml:space="preserve">Planting</w:t>
      </w:r>
      <w:commentRangeEnd w:id="6"/>
      <w:r w:rsidDel="00000000" w:rsidR="00000000" w:rsidRPr="00000000">
        <w:commentReference w:id="6"/>
      </w:r>
      <w:r w:rsidDel="00000000" w:rsidR="00000000" w:rsidRPr="00000000">
        <w:rPr>
          <w:rtl w:val="0"/>
        </w:rPr>
        <w:t xml:space="preserve"> and Stewardship</w:t>
      </w:r>
    </w:p>
    <w:p w:rsidR="00000000" w:rsidDel="00000000" w:rsidP="00000000" w:rsidRDefault="00000000" w:rsidRPr="00000000" w14:paraId="00000383">
      <w:pPr>
        <w:rPr/>
      </w:pPr>
      <w:r w:rsidDel="00000000" w:rsidR="00000000" w:rsidRPr="00000000">
        <w:rPr>
          <w:rtl w:val="0"/>
        </w:rPr>
        <w:t xml:space="preserve">Implementation will be led by CCRCD's Ecostewards program in partnership with ARPD, the Bay Point Garden Club, and the Caribbean South America Hispanic Counsel, creating local jobs, workforce training, and environmental education opportunities for Bay Point residents. By expanding tree canopy and creating shaded gathering spaces in a park serving residents with limited access to air conditioning, the project will provide critical cooling refuge for Bay Point's most vulnerable residents , including young children, elderly residents, and low-income families , during extreme heat events projected to intensify significantly in coming decades. ARPD will oversee long-term stewardship and maintenance in partnership with CCRCD ensuring the project's cooling, ecological, and community health benefits endure for generations.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Summary of key pieces of information needed to submit a pre-application:</w:t>
      </w:r>
    </w:p>
    <w:p w:rsidR="00000000" w:rsidDel="00000000" w:rsidP="00000000" w:rsidRDefault="00000000" w:rsidRPr="00000000" w14:paraId="00000386">
      <w:pPr>
        <w:numPr>
          <w:ilvl w:val="0"/>
          <w:numId w:val="27"/>
        </w:numPr>
        <w:spacing w:after="0" w:afterAutospacing="0"/>
        <w:ind w:left="720" w:hanging="360"/>
      </w:pPr>
      <w:r w:rsidDel="00000000" w:rsidR="00000000" w:rsidRPr="00000000">
        <w:rPr>
          <w:rtl w:val="0"/>
        </w:rPr>
        <w:t xml:space="preserve">Lead applicant contact information</w:t>
      </w:r>
    </w:p>
    <w:p w:rsidR="00000000" w:rsidDel="00000000" w:rsidP="00000000" w:rsidRDefault="00000000" w:rsidRPr="00000000" w14:paraId="00000387">
      <w:pPr>
        <w:numPr>
          <w:ilvl w:val="0"/>
          <w:numId w:val="27"/>
        </w:numPr>
        <w:spacing w:after="0" w:afterAutospacing="0" w:before="0" w:beforeAutospacing="0"/>
        <w:ind w:left="720" w:hanging="360"/>
      </w:pPr>
      <w:r w:rsidDel="00000000" w:rsidR="00000000" w:rsidRPr="00000000">
        <w:rPr>
          <w:rtl w:val="0"/>
        </w:rPr>
        <w:t xml:space="preserve">Lead application entity type </w:t>
      </w:r>
    </w:p>
    <w:p w:rsidR="00000000" w:rsidDel="00000000" w:rsidP="00000000" w:rsidRDefault="00000000" w:rsidRPr="00000000" w14:paraId="00000388">
      <w:pPr>
        <w:numPr>
          <w:ilvl w:val="0"/>
          <w:numId w:val="27"/>
        </w:numPr>
        <w:spacing w:after="0" w:afterAutospacing="0" w:before="0" w:beforeAutospacing="0"/>
        <w:ind w:left="720" w:hanging="360"/>
      </w:pPr>
      <w:r w:rsidDel="00000000" w:rsidR="00000000" w:rsidRPr="00000000">
        <w:rPr>
          <w:rtl w:val="0"/>
        </w:rPr>
        <w:t xml:space="preserve">Project Location address</w:t>
      </w:r>
    </w:p>
    <w:p w:rsidR="00000000" w:rsidDel="00000000" w:rsidP="00000000" w:rsidRDefault="00000000" w:rsidRPr="00000000" w14:paraId="00000389">
      <w:pPr>
        <w:numPr>
          <w:ilvl w:val="0"/>
          <w:numId w:val="27"/>
        </w:numPr>
        <w:spacing w:after="0" w:afterAutospacing="0" w:before="0" w:beforeAutospacing="0"/>
        <w:ind w:left="720" w:hanging="360"/>
      </w:pPr>
      <w:r w:rsidDel="00000000" w:rsidR="00000000" w:rsidRPr="00000000">
        <w:rPr>
          <w:rtl w:val="0"/>
        </w:rPr>
        <w:t xml:space="preserve">Dollar amount requested</w:t>
      </w:r>
    </w:p>
    <w:p w:rsidR="00000000" w:rsidDel="00000000" w:rsidP="00000000" w:rsidRDefault="00000000" w:rsidRPr="00000000" w14:paraId="0000038A">
      <w:pPr>
        <w:numPr>
          <w:ilvl w:val="0"/>
          <w:numId w:val="27"/>
        </w:numPr>
        <w:spacing w:after="0" w:afterAutospacing="0" w:before="0" w:beforeAutospacing="0"/>
        <w:ind w:left="720" w:hanging="360"/>
      </w:pPr>
      <w:r w:rsidDel="00000000" w:rsidR="00000000" w:rsidRPr="00000000">
        <w:rPr>
          <w:rtl w:val="0"/>
        </w:rPr>
        <w:t xml:space="preserve">What is your proposed demonstration or infrastructure project, who will it serve, and how will it reduce harm from extreme heat?</w:t>
      </w:r>
    </w:p>
    <w:p w:rsidR="00000000" w:rsidDel="00000000" w:rsidP="00000000" w:rsidRDefault="00000000" w:rsidRPr="00000000" w14:paraId="0000038B">
      <w:pPr>
        <w:numPr>
          <w:ilvl w:val="0"/>
          <w:numId w:val="27"/>
        </w:numPr>
        <w:spacing w:after="0" w:afterAutospacing="0" w:before="0" w:beforeAutospacing="0"/>
        <w:ind w:left="720" w:hanging="360"/>
      </w:pPr>
      <w:r w:rsidDel="00000000" w:rsidR="00000000" w:rsidRPr="00000000">
        <w:rPr>
          <w:rtl w:val="0"/>
        </w:rPr>
        <w:t xml:space="preserve">Co-applicant information (see below for requirements re: co-applicants)</w:t>
      </w:r>
    </w:p>
    <w:p w:rsidR="00000000" w:rsidDel="00000000" w:rsidP="00000000" w:rsidRDefault="00000000" w:rsidRPr="00000000" w14:paraId="0000038C">
      <w:pPr>
        <w:numPr>
          <w:ilvl w:val="0"/>
          <w:numId w:val="27"/>
        </w:numPr>
        <w:spacing w:after="0" w:afterAutospacing="0" w:before="0" w:beforeAutospacing="0"/>
        <w:ind w:left="720" w:hanging="360"/>
      </w:pPr>
      <w:r w:rsidDel="00000000" w:rsidR="00000000" w:rsidRPr="00000000">
        <w:rPr>
          <w:rtl w:val="0"/>
        </w:rPr>
        <w:t xml:space="preserve">Funding Priority Group Selection (what kind of group will your project benefit. Points are scored based on type of funding group)</w:t>
      </w:r>
    </w:p>
    <w:p w:rsidR="00000000" w:rsidDel="00000000" w:rsidP="00000000" w:rsidRDefault="00000000" w:rsidRPr="00000000" w14:paraId="0000038D">
      <w:pPr>
        <w:numPr>
          <w:ilvl w:val="1"/>
          <w:numId w:val="27"/>
        </w:numPr>
        <w:spacing w:after="0" w:afterAutospacing="0" w:before="0" w:beforeAutospacing="0"/>
        <w:ind w:left="1440" w:hanging="360"/>
      </w:pPr>
      <w:r w:rsidDel="00000000" w:rsidR="00000000" w:rsidRPr="00000000">
        <w:rPr>
          <w:rtl w:val="0"/>
        </w:rPr>
        <w:t xml:space="preserve">California Native American Tribe </w:t>
      </w:r>
    </w:p>
    <w:p w:rsidR="00000000" w:rsidDel="00000000" w:rsidP="00000000" w:rsidRDefault="00000000" w:rsidRPr="00000000" w14:paraId="0000038E">
      <w:pPr>
        <w:numPr>
          <w:ilvl w:val="2"/>
          <w:numId w:val="27"/>
        </w:numPr>
        <w:spacing w:after="0" w:afterAutospacing="0" w:before="0" w:beforeAutospacing="0"/>
        <w:ind w:left="2160" w:hanging="360"/>
      </w:pPr>
      <w:r w:rsidDel="00000000" w:rsidR="00000000" w:rsidRPr="00000000">
        <w:rPr>
          <w:rtl w:val="0"/>
        </w:rPr>
        <w:t xml:space="preserve">Must provide tribe name</w:t>
      </w:r>
    </w:p>
    <w:p w:rsidR="00000000" w:rsidDel="00000000" w:rsidP="00000000" w:rsidRDefault="00000000" w:rsidRPr="00000000" w14:paraId="0000038F">
      <w:pPr>
        <w:numPr>
          <w:ilvl w:val="1"/>
          <w:numId w:val="27"/>
        </w:numPr>
        <w:spacing w:after="0" w:afterAutospacing="0" w:before="0" w:beforeAutospacing="0"/>
        <w:ind w:left="1440" w:hanging="360"/>
      </w:pPr>
      <w:r w:rsidDel="00000000" w:rsidR="00000000" w:rsidRPr="00000000">
        <w:rPr>
          <w:rtl w:val="0"/>
        </w:rPr>
        <w:t xml:space="preserve">Severely Disadvantaged or Disadvantaged Community</w:t>
      </w:r>
    </w:p>
    <w:p w:rsidR="00000000" w:rsidDel="00000000" w:rsidP="00000000" w:rsidRDefault="00000000" w:rsidRPr="00000000" w14:paraId="00000390">
      <w:pPr>
        <w:numPr>
          <w:ilvl w:val="2"/>
          <w:numId w:val="27"/>
        </w:numPr>
        <w:spacing w:after="0" w:afterAutospacing="0" w:before="0" w:beforeAutospacing="0"/>
        <w:ind w:left="2160" w:hanging="360"/>
      </w:pPr>
      <w:r w:rsidDel="00000000" w:rsidR="00000000" w:rsidRPr="00000000">
        <w:rPr>
          <w:rtl w:val="0"/>
        </w:rPr>
        <w:t xml:space="preserve">Must provide census tract and (S)DAC status</w:t>
      </w:r>
    </w:p>
    <w:p w:rsidR="00000000" w:rsidDel="00000000" w:rsidP="00000000" w:rsidRDefault="00000000" w:rsidRPr="00000000" w14:paraId="00000391">
      <w:pPr>
        <w:numPr>
          <w:ilvl w:val="1"/>
          <w:numId w:val="27"/>
        </w:numPr>
        <w:spacing w:after="0" w:afterAutospacing="0" w:before="0" w:beforeAutospacing="0"/>
        <w:ind w:left="1440" w:hanging="360"/>
      </w:pPr>
      <w:r w:rsidDel="00000000" w:rsidR="00000000" w:rsidRPr="00000000">
        <w:rPr>
          <w:rtl w:val="0"/>
        </w:rPr>
        <w:t xml:space="preserve">Vulnerable Population</w:t>
      </w:r>
    </w:p>
    <w:p w:rsidR="00000000" w:rsidDel="00000000" w:rsidP="00000000" w:rsidRDefault="00000000" w:rsidRPr="00000000" w14:paraId="00000392">
      <w:pPr>
        <w:numPr>
          <w:ilvl w:val="2"/>
          <w:numId w:val="27"/>
        </w:numPr>
        <w:spacing w:after="0" w:afterAutospacing="0" w:before="0" w:beforeAutospacing="0"/>
        <w:ind w:left="2160" w:hanging="360"/>
      </w:pPr>
      <w:r w:rsidDel="00000000" w:rsidR="00000000" w:rsidRPr="00000000">
        <w:rPr>
          <w:rtl w:val="0"/>
        </w:rPr>
        <w:t xml:space="preserve">Must provide tract/block group, climate now score, and social score.</w:t>
      </w:r>
    </w:p>
    <w:p w:rsidR="00000000" w:rsidDel="00000000" w:rsidP="00000000" w:rsidRDefault="00000000" w:rsidRPr="00000000" w14:paraId="00000393">
      <w:pPr>
        <w:numPr>
          <w:ilvl w:val="0"/>
          <w:numId w:val="27"/>
        </w:numPr>
        <w:spacing w:before="0" w:beforeAutospacing="0"/>
        <w:ind w:left="720" w:hanging="360"/>
      </w:pPr>
      <w:r w:rsidDel="00000000" w:rsidR="00000000" w:rsidRPr="00000000">
        <w:rPr>
          <w:rtl w:val="0"/>
        </w:rPr>
        <w:t xml:space="preserve">Additional information (have an opportunity to write up anything additional that we would like to share)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Title"/>
        <w:rPr/>
      </w:pPr>
      <w:bookmarkStart w:colFirst="0" w:colLast="0" w:name="_v3fm3bo6elv7" w:id="119"/>
      <w:bookmarkEnd w:id="119"/>
      <w:r w:rsidDel="00000000" w:rsidR="00000000" w:rsidRPr="00000000">
        <w:rPr>
          <w:rtl w:val="0"/>
        </w:rPr>
        <w:t xml:space="preserve">Pre-Application Form</w:t>
      </w:r>
    </w:p>
    <w:p w:rsidR="00000000" w:rsidDel="00000000" w:rsidP="00000000" w:rsidRDefault="00000000" w:rsidRPr="00000000" w14:paraId="00000397">
      <w:pPr>
        <w:rPr/>
      </w:pPr>
      <w:r w:rsidDel="00000000" w:rsidR="00000000" w:rsidRPr="00000000">
        <w:rPr>
          <w:rtl w:val="0"/>
        </w:rPr>
        <w:t xml:space="preserve">See full application interest form for Program Values and Project Types. Below is only the application form responses. </w:t>
      </w:r>
    </w:p>
    <w:p w:rsidR="00000000" w:rsidDel="00000000" w:rsidP="00000000" w:rsidRDefault="00000000" w:rsidRPr="00000000" w14:paraId="00000398">
      <w:pPr>
        <w:pStyle w:val="Heading1"/>
        <w:rPr/>
      </w:pPr>
      <w:bookmarkStart w:colFirst="0" w:colLast="0" w:name="_2gff9iiwvu4j" w:id="120"/>
      <w:bookmarkEnd w:id="120"/>
      <w:r w:rsidDel="00000000" w:rsidR="00000000" w:rsidRPr="00000000">
        <w:rPr>
          <w:rtl w:val="0"/>
        </w:rPr>
        <w:t xml:space="preserve">Lead Applicant Information</w:t>
      </w:r>
    </w:p>
    <w:p w:rsidR="00000000" w:rsidDel="00000000" w:rsidP="00000000" w:rsidRDefault="00000000" w:rsidRPr="00000000" w14:paraId="00000399">
      <w:pPr>
        <w:numPr>
          <w:ilvl w:val="0"/>
          <w:numId w:val="50"/>
        </w:numPr>
        <w:spacing w:after="0" w:afterAutospacing="0"/>
        <w:ind w:left="720" w:hanging="360"/>
      </w:pPr>
      <w:r w:rsidDel="00000000" w:rsidR="00000000" w:rsidRPr="00000000">
        <w:rPr>
          <w:rtl w:val="0"/>
        </w:rPr>
        <w:t xml:space="preserve">Lead Applicant Organization Name: </w:t>
      </w:r>
    </w:p>
    <w:p w:rsidR="00000000" w:rsidDel="00000000" w:rsidP="00000000" w:rsidRDefault="00000000" w:rsidRPr="00000000" w14:paraId="0000039A">
      <w:pPr>
        <w:numPr>
          <w:ilvl w:val="0"/>
          <w:numId w:val="50"/>
        </w:numPr>
        <w:spacing w:after="0" w:afterAutospacing="0" w:before="0" w:beforeAutospacing="0"/>
        <w:ind w:left="720" w:hanging="360"/>
      </w:pPr>
      <w:r w:rsidDel="00000000" w:rsidR="00000000" w:rsidRPr="00000000">
        <w:rPr>
          <w:rtl w:val="0"/>
        </w:rPr>
        <w:t xml:space="preserve">Contact Name (Primary contact at Lead Applicant Organization): </w:t>
      </w:r>
    </w:p>
    <w:p w:rsidR="00000000" w:rsidDel="00000000" w:rsidP="00000000" w:rsidRDefault="00000000" w:rsidRPr="00000000" w14:paraId="0000039B">
      <w:pPr>
        <w:numPr>
          <w:ilvl w:val="0"/>
          <w:numId w:val="50"/>
        </w:numPr>
        <w:spacing w:after="0" w:afterAutospacing="0" w:before="0" w:beforeAutospacing="0"/>
        <w:ind w:left="720" w:hanging="360"/>
      </w:pPr>
      <w:r w:rsidDel="00000000" w:rsidR="00000000" w:rsidRPr="00000000">
        <w:rPr>
          <w:rtl w:val="0"/>
        </w:rPr>
        <w:t xml:space="preserve">Contact Email (Primary contact at Lead Applicant Organization): </w:t>
      </w:r>
    </w:p>
    <w:p w:rsidR="00000000" w:rsidDel="00000000" w:rsidP="00000000" w:rsidRDefault="00000000" w:rsidRPr="00000000" w14:paraId="0000039C">
      <w:pPr>
        <w:numPr>
          <w:ilvl w:val="0"/>
          <w:numId w:val="50"/>
        </w:numPr>
        <w:spacing w:after="0" w:afterAutospacing="0" w:before="0" w:beforeAutospacing="0"/>
        <w:ind w:left="720" w:hanging="360"/>
      </w:pPr>
      <w:r w:rsidDel="00000000" w:rsidR="00000000" w:rsidRPr="00000000">
        <w:rPr>
          <w:rtl w:val="0"/>
        </w:rPr>
        <w:t xml:space="preserve">Alternative Contact Name (Alternative contact at Lead Applicant Organization): </w:t>
      </w:r>
    </w:p>
    <w:p w:rsidR="00000000" w:rsidDel="00000000" w:rsidP="00000000" w:rsidRDefault="00000000" w:rsidRPr="00000000" w14:paraId="0000039D">
      <w:pPr>
        <w:numPr>
          <w:ilvl w:val="0"/>
          <w:numId w:val="50"/>
        </w:numPr>
        <w:spacing w:after="0" w:afterAutospacing="0" w:before="0" w:beforeAutospacing="0"/>
        <w:ind w:left="720" w:hanging="360"/>
      </w:pPr>
      <w:r w:rsidDel="00000000" w:rsidR="00000000" w:rsidRPr="00000000">
        <w:rPr>
          <w:rtl w:val="0"/>
        </w:rPr>
        <w:t xml:space="preserve">Alternative Contact Email (Alternative contact Lead Applicant Organization): </w:t>
      </w:r>
    </w:p>
    <w:p w:rsidR="00000000" w:rsidDel="00000000" w:rsidP="00000000" w:rsidRDefault="00000000" w:rsidRPr="00000000" w14:paraId="0000039E">
      <w:pPr>
        <w:numPr>
          <w:ilvl w:val="0"/>
          <w:numId w:val="50"/>
        </w:numPr>
        <w:spacing w:after="0" w:afterAutospacing="0" w:before="0" w:beforeAutospacing="0"/>
        <w:ind w:left="720" w:hanging="360"/>
      </w:pPr>
      <w:r w:rsidDel="00000000" w:rsidR="00000000" w:rsidRPr="00000000">
        <w:rPr>
          <w:rtl w:val="0"/>
        </w:rPr>
        <w:t xml:space="preserve">Lead Applicant Entity Type: [Drop down with eligible entities] (Eligible applicants may include, but are not limited to: Local and Regional Public Entities, California Native American Tribes on the contact list maintained by the Native American Heritage Commission (NAHC) for the purposes of Chapter 905 of the Statutes of 2004 (Pub.Resources Code, § 21073), Community-Based Organizations, Public Higher Academic Institutions, and Coalitions.)</w:t>
      </w:r>
    </w:p>
    <w:p w:rsidR="00000000" w:rsidDel="00000000" w:rsidP="00000000" w:rsidRDefault="00000000" w:rsidRPr="00000000" w14:paraId="0000039F">
      <w:pPr>
        <w:numPr>
          <w:ilvl w:val="0"/>
          <w:numId w:val="50"/>
        </w:numPr>
        <w:spacing w:after="0" w:afterAutospacing="0" w:before="0" w:beforeAutospacing="0"/>
        <w:ind w:left="720" w:hanging="360"/>
      </w:pPr>
      <w:r w:rsidDel="00000000" w:rsidR="00000000" w:rsidRPr="00000000">
        <w:rPr>
          <w:rtl w:val="0"/>
        </w:rPr>
        <w:t xml:space="preserve">The following questions are purely for reference purposes and will not have an impact on your application assessment. Check all that apply: </w:t>
      </w:r>
    </w:p>
    <w:p w:rsidR="00000000" w:rsidDel="00000000" w:rsidP="00000000" w:rsidRDefault="00000000" w:rsidRPr="00000000" w14:paraId="000003A0">
      <w:pPr>
        <w:numPr>
          <w:ilvl w:val="0"/>
          <w:numId w:val="46"/>
        </w:numPr>
        <w:spacing w:after="0" w:afterAutospacing="0" w:before="0" w:beforeAutospacing="0"/>
        <w:ind w:left="1440" w:hanging="360"/>
      </w:pPr>
      <w:r w:rsidDel="00000000" w:rsidR="00000000" w:rsidRPr="00000000">
        <w:rPr>
          <w:rtl w:val="0"/>
        </w:rPr>
        <w:t xml:space="preserve">My organization applied as a Lead Applicant to Round 1 of the Extreme Heat Program. </w:t>
      </w:r>
    </w:p>
    <w:p w:rsidR="00000000" w:rsidDel="00000000" w:rsidP="00000000" w:rsidRDefault="00000000" w:rsidRPr="00000000" w14:paraId="000003A1">
      <w:pPr>
        <w:numPr>
          <w:ilvl w:val="0"/>
          <w:numId w:val="46"/>
        </w:numPr>
        <w:spacing w:after="0" w:afterAutospacing="0" w:before="0" w:beforeAutospacing="0"/>
        <w:ind w:left="1440" w:hanging="360"/>
      </w:pPr>
      <w:r w:rsidDel="00000000" w:rsidR="00000000" w:rsidRPr="00000000">
        <w:rPr>
          <w:rtl w:val="0"/>
        </w:rPr>
        <w:t xml:space="preserve">This is the first time my organization is applying as a Lead Applicant to the Extreme Heat Program. </w:t>
      </w:r>
    </w:p>
    <w:p w:rsidR="00000000" w:rsidDel="00000000" w:rsidP="00000000" w:rsidRDefault="00000000" w:rsidRPr="00000000" w14:paraId="000003A2">
      <w:pPr>
        <w:numPr>
          <w:ilvl w:val="0"/>
          <w:numId w:val="46"/>
        </w:numPr>
        <w:spacing w:after="0" w:afterAutospacing="0" w:before="0" w:beforeAutospacing="0"/>
        <w:ind w:left="1440" w:hanging="360"/>
      </w:pPr>
      <w:r w:rsidDel="00000000" w:rsidR="00000000" w:rsidRPr="00000000">
        <w:rPr>
          <w:rtl w:val="0"/>
        </w:rPr>
        <w:t xml:space="preserve">I, or someone from my organization, attended a listening session in summer 2025. </w:t>
      </w:r>
    </w:p>
    <w:p w:rsidR="00000000" w:rsidDel="00000000" w:rsidP="00000000" w:rsidRDefault="00000000" w:rsidRPr="00000000" w14:paraId="000003A3">
      <w:pPr>
        <w:numPr>
          <w:ilvl w:val="0"/>
          <w:numId w:val="46"/>
        </w:numPr>
        <w:spacing w:after="0" w:afterAutospacing="0" w:before="0" w:beforeAutospacing="0"/>
        <w:ind w:left="1440" w:hanging="360"/>
      </w:pPr>
      <w:r w:rsidDel="00000000" w:rsidR="00000000" w:rsidRPr="00000000">
        <w:rPr>
          <w:rtl w:val="0"/>
        </w:rPr>
        <w:t xml:space="preserve">I, or someone from my organization, attended a partnership support webinar in the fall 2025. </w:t>
      </w:r>
    </w:p>
    <w:p w:rsidR="00000000" w:rsidDel="00000000" w:rsidP="00000000" w:rsidRDefault="00000000" w:rsidRPr="00000000" w14:paraId="000003A4">
      <w:pPr>
        <w:numPr>
          <w:ilvl w:val="0"/>
          <w:numId w:val="46"/>
        </w:numPr>
        <w:spacing w:after="0" w:afterAutospacing="0" w:before="0" w:beforeAutospacing="0"/>
        <w:ind w:left="1440" w:hanging="360"/>
      </w:pPr>
      <w:r w:rsidDel="00000000" w:rsidR="00000000" w:rsidRPr="00000000">
        <w:rPr>
          <w:rtl w:val="0"/>
        </w:rPr>
        <w:t xml:space="preserve">My organization has previous experience receiving state funding. </w:t>
      </w:r>
    </w:p>
    <w:p w:rsidR="00000000" w:rsidDel="00000000" w:rsidP="00000000" w:rsidRDefault="00000000" w:rsidRPr="00000000" w14:paraId="000003A5">
      <w:pPr>
        <w:numPr>
          <w:ilvl w:val="0"/>
          <w:numId w:val="46"/>
        </w:numPr>
        <w:spacing w:after="0" w:afterAutospacing="0" w:before="0" w:beforeAutospacing="0"/>
        <w:ind w:left="1440" w:hanging="360"/>
      </w:pPr>
      <w:r w:rsidDel="00000000" w:rsidR="00000000" w:rsidRPr="00000000">
        <w:rPr>
          <w:rtl w:val="0"/>
        </w:rPr>
        <w:t xml:space="preserve">My organization has previously applied for other state funding for this project. </w:t>
      </w:r>
    </w:p>
    <w:p w:rsidR="00000000" w:rsidDel="00000000" w:rsidP="00000000" w:rsidRDefault="00000000" w:rsidRPr="00000000" w14:paraId="000003A6">
      <w:pPr>
        <w:numPr>
          <w:ilvl w:val="0"/>
          <w:numId w:val="46"/>
        </w:numPr>
        <w:spacing w:before="0" w:beforeAutospacing="0"/>
        <w:ind w:left="1440" w:hanging="360"/>
      </w:pPr>
      <w:r w:rsidDel="00000000" w:rsidR="00000000" w:rsidRPr="00000000">
        <w:rPr>
          <w:rtl w:val="0"/>
        </w:rPr>
        <w:t xml:space="preserve">I, or someone from my organization, attended the Round 2 Draft Guidelines Public Comment Webinar in February 2026.</w:t>
      </w:r>
    </w:p>
    <w:p w:rsidR="00000000" w:rsidDel="00000000" w:rsidP="00000000" w:rsidRDefault="00000000" w:rsidRPr="00000000" w14:paraId="000003A7">
      <w:pPr>
        <w:pStyle w:val="Heading1"/>
        <w:ind w:left="0" w:firstLine="0"/>
        <w:rPr/>
      </w:pPr>
      <w:bookmarkStart w:colFirst="0" w:colLast="0" w:name="_9p4zajk49bys" w:id="121"/>
      <w:bookmarkEnd w:id="121"/>
      <w:r w:rsidDel="00000000" w:rsidR="00000000" w:rsidRPr="00000000">
        <w:rPr>
          <w:rtl w:val="0"/>
        </w:rPr>
        <w:t xml:space="preserve">Project Information</w:t>
      </w:r>
    </w:p>
    <w:p w:rsidR="00000000" w:rsidDel="00000000" w:rsidP="00000000" w:rsidRDefault="00000000" w:rsidRPr="00000000" w14:paraId="000003A8">
      <w:pPr>
        <w:numPr>
          <w:ilvl w:val="0"/>
          <w:numId w:val="44"/>
        </w:numPr>
        <w:spacing w:after="0" w:afterAutospacing="0"/>
        <w:ind w:left="720" w:hanging="360"/>
      </w:pPr>
      <w:r w:rsidDel="00000000" w:rsidR="00000000" w:rsidRPr="00000000">
        <w:rPr>
          <w:b w:val="1"/>
          <w:bCs w:val="1"/>
          <w:rtl w:val="0"/>
        </w:rPr>
        <w:t xml:space="preserve">From Heat Island to Cool Haven: Greening Ambrose Memorial Park, Bay Point</w:t>
      </w:r>
      <w:r w:rsidDel="00000000" w:rsidR="00000000" w:rsidRPr="00000000">
        <w:rPr>
          <w:rtl w:val="0"/>
        </w:rPr>
        <w:t xml:space="preserve"> What is your project’s title? </w:t>
      </w:r>
      <w:r w:rsidDel="00000000" w:rsidR="00000000" w:rsidRPr="00000000">
        <w:rPr>
          <w:b w:val="1"/>
          <w:bCs w:val="1"/>
          <w:rtl w:val="0"/>
        </w:rPr>
        <w:t xml:space="preserve">Note:</w:t>
      </w:r>
      <w:r w:rsidDel="00000000" w:rsidR="00000000" w:rsidRPr="00000000">
        <w:rPr>
          <w:rtl w:val="0"/>
        </w:rPr>
        <w:t xml:space="preserve"> In 10 words or less, include your area of work and what your project will do. Aim for clarity and creativity - a title that helps reviewers understand and feel that purpose of your work (e.g., Chill Out, City of Seasons! From Riverside Street to the City: A Cool Corridor Demonstration and Master Plan). </w:t>
      </w:r>
    </w:p>
    <w:p w:rsidR="00000000" w:rsidDel="00000000" w:rsidP="00000000" w:rsidRDefault="00000000" w:rsidRPr="00000000" w14:paraId="000003A9">
      <w:pPr>
        <w:numPr>
          <w:ilvl w:val="0"/>
          <w:numId w:val="44"/>
        </w:numPr>
        <w:spacing w:after="0" w:afterAutospacing="0" w:before="0" w:beforeAutospacing="0"/>
        <w:ind w:left="720" w:hanging="360"/>
      </w:pPr>
      <w:r w:rsidDel="00000000" w:rsidR="00000000" w:rsidRPr="00000000">
        <w:rPr>
          <w:rtl w:val="0"/>
        </w:rPr>
        <w:t xml:space="preserve">Which type of project is this? [skip logic: Early Infrastructure, Advanced Infrastructure] </w:t>
      </w:r>
    </w:p>
    <w:p w:rsidR="00000000" w:rsidDel="00000000" w:rsidP="00000000" w:rsidRDefault="00000000" w:rsidRPr="00000000" w14:paraId="000003AA">
      <w:pPr>
        <w:numPr>
          <w:ilvl w:val="1"/>
          <w:numId w:val="44"/>
        </w:numPr>
        <w:spacing w:after="0" w:afterAutospacing="0" w:before="0" w:beforeAutospacing="0"/>
        <w:ind w:left="1440" w:hanging="360"/>
      </w:pPr>
      <w:r w:rsidDel="00000000" w:rsidR="00000000" w:rsidRPr="00000000">
        <w:rPr>
          <w:b w:val="1"/>
          <w:bCs w:val="1"/>
          <w:rtl w:val="0"/>
        </w:rPr>
        <w:t xml:space="preserve">[Early Infrastructure option]</w:t>
      </w:r>
      <w:r w:rsidDel="00000000" w:rsidR="00000000" w:rsidRPr="00000000">
        <w:rPr>
          <w:rtl w:val="0"/>
        </w:rPr>
        <w:t xml:space="preserve">: Please describe your proposed demonstration project </w:t>
      </w:r>
    </w:p>
    <w:p w:rsidR="00000000" w:rsidDel="00000000" w:rsidP="00000000" w:rsidRDefault="00000000" w:rsidRPr="00000000" w14:paraId="000003AB">
      <w:pPr>
        <w:numPr>
          <w:ilvl w:val="1"/>
          <w:numId w:val="44"/>
        </w:numPr>
        <w:spacing w:after="0" w:afterAutospacing="0" w:before="0" w:beforeAutospacing="0"/>
        <w:ind w:left="1440" w:hanging="360"/>
      </w:pPr>
      <w:r w:rsidDel="00000000" w:rsidR="00000000" w:rsidRPr="00000000">
        <w:rPr>
          <w:rtl w:val="0"/>
        </w:rPr>
        <w:t xml:space="preserve">[Advanced Infrastructure option]: Please describe your proposed infrastructure project </w:t>
      </w:r>
    </w:p>
    <w:p w:rsidR="00000000" w:rsidDel="00000000" w:rsidP="00000000" w:rsidRDefault="00000000" w:rsidRPr="00000000" w14:paraId="000003AC">
      <w:pPr>
        <w:numPr>
          <w:ilvl w:val="0"/>
          <w:numId w:val="44"/>
        </w:numPr>
        <w:spacing w:after="0" w:afterAutospacing="0" w:before="0" w:beforeAutospacing="0"/>
        <w:ind w:left="720" w:hanging="360"/>
      </w:pPr>
      <w:r w:rsidDel="00000000" w:rsidR="00000000" w:rsidRPr="00000000">
        <w:rPr>
          <w:b w:val="1"/>
          <w:bCs w:val="1"/>
          <w:rtl w:val="0"/>
        </w:rPr>
        <w:t xml:space="preserve">125 Memorial Way, Bay Point, CA</w:t>
      </w:r>
      <w:r w:rsidDel="00000000" w:rsidR="00000000" w:rsidRPr="00000000">
        <w:rPr>
          <w:rtl w:val="0"/>
        </w:rPr>
        <w:t xml:space="preserve"> Provide the location address for your demonstration or infrastructure project. </w:t>
      </w:r>
    </w:p>
    <w:p w:rsidR="00000000" w:rsidDel="00000000" w:rsidP="00000000" w:rsidRDefault="00000000" w:rsidRPr="00000000" w14:paraId="000003AD">
      <w:pPr>
        <w:numPr>
          <w:ilvl w:val="0"/>
          <w:numId w:val="44"/>
        </w:numPr>
        <w:spacing w:after="0" w:afterAutospacing="0" w:before="0" w:beforeAutospacing="0"/>
        <w:ind w:left="720" w:hanging="360"/>
      </w:pPr>
      <w:r w:rsidDel="00000000" w:rsidR="00000000" w:rsidRPr="00000000">
        <w:rPr>
          <w:b w:val="1"/>
          <w:bCs w:val="1"/>
          <w:rtl w:val="0"/>
        </w:rPr>
        <w:t xml:space="preserve">$800,000</w:t>
      </w:r>
      <w:r w:rsidDel="00000000" w:rsidR="00000000" w:rsidRPr="00000000">
        <w:rPr>
          <w:rtl w:val="0"/>
        </w:rPr>
        <w:t xml:space="preserve"> Provide the estimated dollar amount requested for your project (e.g., 1200000). </w:t>
      </w:r>
    </w:p>
    <w:p w:rsidR="00000000" w:rsidDel="00000000" w:rsidP="00000000" w:rsidRDefault="00000000" w:rsidRPr="00000000" w14:paraId="000003AE">
      <w:pPr>
        <w:numPr>
          <w:ilvl w:val="0"/>
          <w:numId w:val="44"/>
        </w:numPr>
        <w:spacing w:after="0" w:afterAutospacing="0" w:before="0" w:beforeAutospacing="0"/>
        <w:ind w:left="720" w:hanging="360"/>
      </w:pPr>
      <w:r w:rsidDel="00000000" w:rsidR="00000000" w:rsidRPr="00000000">
        <w:rPr>
          <w:rtl w:val="0"/>
        </w:rPr>
        <w:t xml:space="preserve">What is your proposed demonstration or infrastructure project, who will it serve, and how will it reduce harm from extreme heat? </w:t>
      </w:r>
    </w:p>
    <w:p w:rsidR="00000000" w:rsidDel="00000000" w:rsidP="00000000" w:rsidRDefault="00000000" w:rsidRPr="00000000" w14:paraId="000003AF">
      <w:pPr>
        <w:numPr>
          <w:ilvl w:val="0"/>
          <w:numId w:val="44"/>
        </w:numPr>
        <w:spacing w:after="0" w:afterAutospacing="0" w:before="0" w:beforeAutospacing="0"/>
        <w:ind w:left="720" w:hanging="360"/>
      </w:pPr>
      <w:r w:rsidDel="00000000" w:rsidR="00000000" w:rsidRPr="00000000">
        <w:rPr>
          <w:rtl w:val="0"/>
        </w:rPr>
        <w:t xml:space="preserve">All applications require a Co-Applicant. The Co-Applicant requirement varies depending on the Lead Applicant type (see Section 6. Eligibility of the Guidelines). Have you identified a Co-Applicant for your project? </w:t>
      </w:r>
    </w:p>
    <w:p w:rsidR="00000000" w:rsidDel="00000000" w:rsidP="00000000" w:rsidRDefault="00000000" w:rsidRPr="00000000" w14:paraId="000003B0">
      <w:pPr>
        <w:numPr>
          <w:ilvl w:val="1"/>
          <w:numId w:val="44"/>
        </w:numPr>
        <w:spacing w:after="0" w:afterAutospacing="0" w:before="0" w:beforeAutospacing="0"/>
        <w:ind w:left="1440" w:hanging="360"/>
      </w:pPr>
      <w:r w:rsidDel="00000000" w:rsidR="00000000" w:rsidRPr="00000000">
        <w:rPr>
          <w:rtl w:val="0"/>
        </w:rPr>
        <w:t xml:space="preserve">Yes (continue to 6a)</w:t>
      </w:r>
    </w:p>
    <w:p w:rsidR="00000000" w:rsidDel="00000000" w:rsidP="00000000" w:rsidRDefault="00000000" w:rsidRPr="00000000" w14:paraId="000003B1">
      <w:pPr>
        <w:numPr>
          <w:ilvl w:val="2"/>
          <w:numId w:val="44"/>
        </w:numPr>
        <w:spacing w:after="0" w:afterAutospacing="0" w:before="0" w:beforeAutospacing="0"/>
        <w:ind w:left="2160" w:hanging="360"/>
      </w:pPr>
      <w:r w:rsidDel="00000000" w:rsidR="00000000" w:rsidRPr="00000000">
        <w:rPr>
          <w:rtl w:val="0"/>
        </w:rPr>
        <w:t xml:space="preserve">(6a) Please provide the organization name, type, and summary of their role in the project: [open ended] </w:t>
      </w:r>
    </w:p>
    <w:p w:rsidR="00000000" w:rsidDel="00000000" w:rsidP="00000000" w:rsidRDefault="00000000" w:rsidRPr="00000000" w14:paraId="000003B2">
      <w:pPr>
        <w:numPr>
          <w:ilvl w:val="1"/>
          <w:numId w:val="44"/>
        </w:numPr>
        <w:spacing w:after="0" w:afterAutospacing="0" w:before="0" w:beforeAutospacing="0"/>
        <w:ind w:left="1440" w:hanging="360"/>
      </w:pPr>
      <w:r w:rsidDel="00000000" w:rsidR="00000000" w:rsidRPr="00000000">
        <w:rPr>
          <w:rtl w:val="0"/>
        </w:rPr>
        <w:t xml:space="preserve">No, we have not identified a Co-Applicant yet</w:t>
      </w:r>
    </w:p>
    <w:p w:rsidR="00000000" w:rsidDel="00000000" w:rsidP="00000000" w:rsidRDefault="00000000" w:rsidRPr="00000000" w14:paraId="000003B3">
      <w:pPr>
        <w:numPr>
          <w:ilvl w:val="1"/>
          <w:numId w:val="44"/>
        </w:numPr>
        <w:spacing w:after="0" w:afterAutospacing="0" w:before="0" w:beforeAutospacing="0"/>
        <w:ind w:left="1440" w:hanging="360"/>
      </w:pPr>
      <w:r w:rsidDel="00000000" w:rsidR="00000000" w:rsidRPr="00000000">
        <w:rPr>
          <w:rtl w:val="0"/>
        </w:rPr>
        <w:t xml:space="preserve">I am a Tribal applicant and will not be applying with a Co-Applicant </w:t>
      </w:r>
    </w:p>
    <w:p w:rsidR="00000000" w:rsidDel="00000000" w:rsidP="00000000" w:rsidRDefault="00000000" w:rsidRPr="00000000" w14:paraId="000003B4">
      <w:pPr>
        <w:numPr>
          <w:ilvl w:val="1"/>
          <w:numId w:val="44"/>
        </w:numPr>
        <w:spacing w:before="0" w:beforeAutospacing="0"/>
        <w:ind w:left="1440" w:hanging="360"/>
      </w:pPr>
      <w:r w:rsidDel="00000000" w:rsidR="00000000" w:rsidRPr="00000000">
        <w:rPr>
          <w:rtl w:val="0"/>
        </w:rPr>
        <w:t xml:space="preserve">I am a CBO Lead Applicant planning to apply without a Co-Applicant under the Early Infrastructure Projects exception (see Section 6. Eligibility of the Guidelines)</w:t>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pStyle w:val="Heading2"/>
        <w:ind w:left="0" w:firstLine="0"/>
        <w:rPr/>
      </w:pPr>
      <w:bookmarkStart w:colFirst="0" w:colLast="0" w:name="_8pa1ujnz9za7" w:id="122"/>
      <w:bookmarkEnd w:id="122"/>
      <w:r w:rsidDel="00000000" w:rsidR="00000000" w:rsidRPr="00000000">
        <w:rPr>
          <w:rtl w:val="0"/>
        </w:rPr>
        <w:t xml:space="preserve">Co-Applicant Requirement</w:t>
      </w:r>
    </w:p>
    <w:p w:rsidR="00000000" w:rsidDel="00000000" w:rsidP="00000000" w:rsidRDefault="00000000" w:rsidRPr="00000000" w14:paraId="000003B7">
      <w:pPr>
        <w:ind w:left="0" w:firstLine="0"/>
        <w:rPr/>
      </w:pPr>
      <w:r w:rsidDel="00000000" w:rsidR="00000000" w:rsidRPr="00000000">
        <w:rPr>
          <w:rtl w:val="0"/>
        </w:rPr>
        <w:t xml:space="preserve">A Co-Applicant is required to ensure each team has the expertise, community participation, implementation and operational capacity needed to deliver the project. The table below outlines how the requirement can be met based on the Lead Applicant type: </w:t>
      </w:r>
    </w:p>
    <w:p w:rsidR="00000000" w:rsidDel="00000000" w:rsidP="00000000" w:rsidRDefault="00000000" w:rsidRPr="00000000" w14:paraId="000003B8">
      <w:pPr>
        <w:numPr>
          <w:ilvl w:val="0"/>
          <w:numId w:val="19"/>
        </w:numPr>
        <w:spacing w:after="0" w:afterAutospacing="0"/>
        <w:ind w:left="720" w:hanging="360"/>
      </w:pPr>
      <w:r w:rsidDel="00000000" w:rsidR="00000000" w:rsidRPr="00000000">
        <w:rPr>
          <w:b w:val="1"/>
          <w:bCs w:val="1"/>
          <w:rtl w:val="0"/>
        </w:rPr>
        <w:t xml:space="preserve">Local or regional public entity:</w:t>
      </w:r>
      <w:r w:rsidDel="00000000" w:rsidR="00000000" w:rsidRPr="00000000">
        <w:rPr>
          <w:rtl w:val="0"/>
        </w:rPr>
        <w:t xml:space="preserve"> Co-Applicant must be a CBO or California Native American Tribe. </w:t>
      </w:r>
    </w:p>
    <w:p w:rsidR="00000000" w:rsidDel="00000000" w:rsidP="00000000" w:rsidRDefault="00000000" w:rsidRPr="00000000" w14:paraId="000003B9">
      <w:pPr>
        <w:numPr>
          <w:ilvl w:val="0"/>
          <w:numId w:val="19"/>
        </w:numPr>
        <w:spacing w:after="0" w:afterAutospacing="0" w:before="0" w:beforeAutospacing="0"/>
        <w:ind w:left="720" w:hanging="360"/>
      </w:pPr>
      <w:r w:rsidDel="00000000" w:rsidR="00000000" w:rsidRPr="00000000">
        <w:rPr>
          <w:b w:val="1"/>
          <w:bCs w:val="1"/>
          <w:rtl w:val="0"/>
        </w:rPr>
        <w:t xml:space="preserve">CBO:</w:t>
      </w:r>
      <w:r w:rsidDel="00000000" w:rsidR="00000000" w:rsidRPr="00000000">
        <w:rPr>
          <w:rtl w:val="0"/>
        </w:rPr>
        <w:t xml:space="preserve"> Co-Applicant must be a local or regional public entity or California Native American Tribe. </w:t>
      </w:r>
    </w:p>
    <w:p w:rsidR="00000000" w:rsidDel="00000000" w:rsidP="00000000" w:rsidRDefault="00000000" w:rsidRPr="00000000" w14:paraId="000003BA">
      <w:pPr>
        <w:numPr>
          <w:ilvl w:val="0"/>
          <w:numId w:val="19"/>
        </w:numPr>
        <w:spacing w:after="0" w:afterAutospacing="0" w:before="0" w:beforeAutospacing="0"/>
        <w:ind w:left="720" w:hanging="360"/>
      </w:pPr>
      <w:r w:rsidDel="00000000" w:rsidR="00000000" w:rsidRPr="00000000">
        <w:rPr>
          <w:b w:val="1"/>
          <w:bCs w:val="1"/>
          <w:rtl w:val="0"/>
        </w:rPr>
        <w:t xml:space="preserve">Public higher academic institution: </w:t>
      </w:r>
      <w:r w:rsidDel="00000000" w:rsidR="00000000" w:rsidRPr="00000000">
        <w:rPr>
          <w:rtl w:val="0"/>
        </w:rPr>
        <w:t xml:space="preserve">Co-Applicant must be both a CBO and a local or regional public entity or California Native American Tribe. </w:t>
      </w:r>
    </w:p>
    <w:p w:rsidR="00000000" w:rsidDel="00000000" w:rsidP="00000000" w:rsidRDefault="00000000" w:rsidRPr="00000000" w14:paraId="000003BB">
      <w:pPr>
        <w:numPr>
          <w:ilvl w:val="0"/>
          <w:numId w:val="19"/>
        </w:numPr>
        <w:spacing w:after="0" w:afterAutospacing="0" w:before="0" w:beforeAutospacing="0"/>
        <w:ind w:left="720" w:hanging="360"/>
      </w:pPr>
      <w:r w:rsidDel="00000000" w:rsidR="00000000" w:rsidRPr="00000000">
        <w:rPr>
          <w:b w:val="1"/>
          <w:bCs w:val="1"/>
          <w:rtl w:val="0"/>
        </w:rPr>
        <w:t xml:space="preserve">Coalition: </w:t>
      </w:r>
      <w:r w:rsidDel="00000000" w:rsidR="00000000" w:rsidRPr="00000000">
        <w:rPr>
          <w:rtl w:val="0"/>
        </w:rPr>
        <w:t xml:space="preserve">Co-Applicant must be both a CBO and a local or regional public entity or California Native American Tribe.</w:t>
      </w:r>
    </w:p>
    <w:p w:rsidR="00000000" w:rsidDel="00000000" w:rsidP="00000000" w:rsidRDefault="00000000" w:rsidRPr="00000000" w14:paraId="000003BC">
      <w:pPr>
        <w:numPr>
          <w:ilvl w:val="0"/>
          <w:numId w:val="19"/>
        </w:numPr>
        <w:spacing w:before="0" w:beforeAutospacing="0"/>
        <w:ind w:left="720" w:hanging="360"/>
      </w:pPr>
      <w:r w:rsidDel="00000000" w:rsidR="00000000" w:rsidRPr="00000000">
        <w:rPr>
          <w:b w:val="1"/>
          <w:bCs w:val="1"/>
          <w:rtl w:val="0"/>
        </w:rPr>
        <w:t xml:space="preserve">California Native American Tribe or Tribal Entity:</w:t>
      </w:r>
      <w:r w:rsidDel="00000000" w:rsidR="00000000" w:rsidRPr="00000000">
        <w:rPr>
          <w:rtl w:val="0"/>
        </w:rPr>
        <w:t xml:space="preserve"> No Co-Applicant required.</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pStyle w:val="Heading1"/>
        <w:ind w:left="0" w:firstLine="0"/>
        <w:rPr/>
      </w:pPr>
      <w:bookmarkStart w:colFirst="0" w:colLast="0" w:name="_t08ilggei8ep" w:id="123"/>
      <w:bookmarkEnd w:id="123"/>
      <w:r w:rsidDel="00000000" w:rsidR="00000000" w:rsidRPr="00000000">
        <w:rPr>
          <w:rtl w:val="0"/>
        </w:rPr>
        <w:t xml:space="preserve">Funding Priorities Points: Preliminary Assessment </w:t>
      </w:r>
    </w:p>
    <w:p w:rsidR="00000000" w:rsidDel="00000000" w:rsidP="00000000" w:rsidRDefault="00000000" w:rsidRPr="00000000" w14:paraId="000003BF">
      <w:pPr>
        <w:rPr/>
      </w:pPr>
      <w:r w:rsidDel="00000000" w:rsidR="00000000" w:rsidRPr="00000000">
        <w:rPr>
          <w:rtl w:val="0"/>
        </w:rPr>
        <w:t xml:space="preserve">The following questions are intended to help staff conduct a preliminary assessment of whether your project will provide meaningful and direct benefits to one of the Funding Priority Groups. Applicants should answer to the best of their ability. Responses can be updated in the Full Application. Program staff will provide feedback on the likelihood of receiving funding priority points based on these responses, though this is not a final determination. Final points will be awarded based on narrative responses and a certification of meaningful and direct benefits submitted as part of the Full Application. The list below summarizes the points available for each Funding Priority Group. For full information on eligibility and how points are awarded, see Section 7: Funding Priorities of the Guidelines.</w:t>
      </w:r>
    </w:p>
    <w:p w:rsidR="00000000" w:rsidDel="00000000" w:rsidP="00000000" w:rsidRDefault="00000000" w:rsidRPr="00000000" w14:paraId="000003C0">
      <w:pPr>
        <w:numPr>
          <w:ilvl w:val="0"/>
          <w:numId w:val="53"/>
        </w:numPr>
        <w:spacing w:after="0" w:afterAutospacing="0"/>
        <w:ind w:left="720" w:hanging="360"/>
      </w:pPr>
      <w:r w:rsidDel="00000000" w:rsidR="00000000" w:rsidRPr="00000000">
        <w:rPr>
          <w:rtl w:val="0"/>
        </w:rPr>
        <w:t xml:space="preserve">California Native American Tribes: 15 points</w:t>
      </w:r>
    </w:p>
    <w:p w:rsidR="00000000" w:rsidDel="00000000" w:rsidP="00000000" w:rsidRDefault="00000000" w:rsidRPr="00000000" w14:paraId="000003C1">
      <w:pPr>
        <w:numPr>
          <w:ilvl w:val="0"/>
          <w:numId w:val="53"/>
        </w:numPr>
        <w:spacing w:after="0" w:afterAutospacing="0" w:before="0" w:beforeAutospacing="0"/>
        <w:ind w:left="720" w:hanging="360"/>
      </w:pPr>
      <w:r w:rsidDel="00000000" w:rsidR="00000000" w:rsidRPr="00000000">
        <w:rPr>
          <w:rtl w:val="0"/>
        </w:rPr>
        <w:t xml:space="preserve">Severely Disadvantaged Communities: 15 points </w:t>
      </w:r>
    </w:p>
    <w:p w:rsidR="00000000" w:rsidDel="00000000" w:rsidP="00000000" w:rsidRDefault="00000000" w:rsidRPr="00000000" w14:paraId="000003C2">
      <w:pPr>
        <w:numPr>
          <w:ilvl w:val="0"/>
          <w:numId w:val="53"/>
        </w:numPr>
        <w:spacing w:after="0" w:afterAutospacing="0" w:before="0" w:beforeAutospacing="0"/>
        <w:ind w:left="720" w:hanging="360"/>
      </w:pPr>
      <w:r w:rsidDel="00000000" w:rsidR="00000000" w:rsidRPr="00000000">
        <w:rPr>
          <w:rtl w:val="0"/>
        </w:rPr>
        <w:t xml:space="preserve">Vulnerable Populations: 12 points </w:t>
      </w:r>
    </w:p>
    <w:p w:rsidR="00000000" w:rsidDel="00000000" w:rsidP="00000000" w:rsidRDefault="00000000" w:rsidRPr="00000000" w14:paraId="000003C3">
      <w:pPr>
        <w:numPr>
          <w:ilvl w:val="0"/>
          <w:numId w:val="53"/>
        </w:numPr>
        <w:spacing w:before="0" w:beforeAutospacing="0"/>
        <w:ind w:left="720" w:hanging="360"/>
      </w:pPr>
      <w:r w:rsidDel="00000000" w:rsidR="00000000" w:rsidRPr="00000000">
        <w:rPr>
          <w:rtl w:val="0"/>
        </w:rPr>
        <w:t xml:space="preserve">Disadvantaged Communities: 10 points</w:t>
      </w:r>
    </w:p>
    <w:p w:rsidR="00000000" w:rsidDel="00000000" w:rsidP="00000000" w:rsidRDefault="00000000" w:rsidRPr="00000000" w14:paraId="000003C4">
      <w:pPr>
        <w:ind w:left="0" w:firstLine="0"/>
        <w:rPr/>
      </w:pPr>
      <w:r w:rsidDel="00000000" w:rsidR="00000000" w:rsidRPr="00000000">
        <w:rPr>
          <w:rtl w:val="0"/>
        </w:rPr>
      </w:r>
    </w:p>
    <w:p w:rsidR="00000000" w:rsidDel="00000000" w:rsidP="00000000" w:rsidRDefault="00000000" w:rsidRPr="00000000" w14:paraId="000003C5">
      <w:pPr>
        <w:ind w:left="0" w:firstLine="0"/>
        <w:rPr>
          <w:b w:val="1"/>
          <w:bCs w:val="1"/>
        </w:rPr>
      </w:pPr>
      <w:r w:rsidDel="00000000" w:rsidR="00000000" w:rsidRPr="00000000">
        <w:rPr>
          <w:b w:val="1"/>
          <w:bCs w:val="1"/>
          <w:rtl w:val="0"/>
        </w:rPr>
        <w:t xml:space="preserve">1. Funding Priority Group Selection</w:t>
      </w:r>
    </w:p>
    <w:p w:rsidR="00000000" w:rsidDel="00000000" w:rsidP="00000000" w:rsidRDefault="00000000" w:rsidRPr="00000000" w14:paraId="000003C6">
      <w:pPr>
        <w:ind w:left="0" w:firstLine="0"/>
        <w:rPr/>
      </w:pPr>
      <w:r w:rsidDel="00000000" w:rsidR="00000000" w:rsidRPr="00000000">
        <w:rPr>
          <w:rtl w:val="0"/>
        </w:rPr>
        <w:t xml:space="preserve">From the dropdown, select one Funding Priority Group your project will provide meaningful and direct benefits to:</w:t>
      </w:r>
    </w:p>
    <w:p w:rsidR="00000000" w:rsidDel="00000000" w:rsidP="00000000" w:rsidRDefault="00000000" w:rsidRPr="00000000" w14:paraId="000003C7">
      <w:pPr>
        <w:numPr>
          <w:ilvl w:val="0"/>
          <w:numId w:val="24"/>
        </w:numPr>
        <w:spacing w:after="0" w:afterAutospacing="0"/>
        <w:ind w:left="720" w:hanging="360"/>
      </w:pPr>
      <w:r w:rsidDel="00000000" w:rsidR="00000000" w:rsidRPr="00000000">
        <w:rPr>
          <w:rtl w:val="0"/>
        </w:rPr>
        <w:t xml:space="preserve">Federally recognized Native American Tribe or a non-federally recognized Native American Tribe on the California Tribal Consultation </w:t>
      </w:r>
      <w:hyperlink r:id="rId86">
        <w:r w:rsidDel="00000000" w:rsidR="00000000" w:rsidRPr="00000000">
          <w:rPr>
            <w:color w:val="1155cc"/>
            <w:u w:val="single"/>
            <w:rtl w:val="0"/>
          </w:rPr>
          <w:t xml:space="preserve">List</w:t>
        </w:r>
      </w:hyperlink>
      <w:r w:rsidDel="00000000" w:rsidR="00000000" w:rsidRPr="00000000">
        <w:rPr>
          <w:rtl w:val="0"/>
        </w:rPr>
        <w:t xml:space="preserve"> maintained by the Native American Heritage Commission (if selected, continue to 1a) </w:t>
      </w:r>
    </w:p>
    <w:p w:rsidR="00000000" w:rsidDel="00000000" w:rsidP="00000000" w:rsidRDefault="00000000" w:rsidRPr="00000000" w14:paraId="000003C8">
      <w:pPr>
        <w:numPr>
          <w:ilvl w:val="0"/>
          <w:numId w:val="24"/>
        </w:numPr>
        <w:spacing w:after="0" w:afterAutospacing="0" w:before="0" w:beforeAutospacing="0"/>
        <w:ind w:left="720" w:hanging="360"/>
      </w:pPr>
      <w:r w:rsidDel="00000000" w:rsidR="00000000" w:rsidRPr="00000000">
        <w:rPr>
          <w:rtl w:val="0"/>
        </w:rPr>
        <w:t xml:space="preserve">Severely Disadvantaged Community or Disadvantaged Community (if selected, continue to 1b) </w:t>
      </w:r>
    </w:p>
    <w:p w:rsidR="00000000" w:rsidDel="00000000" w:rsidP="00000000" w:rsidRDefault="00000000" w:rsidRPr="00000000" w14:paraId="000003C9">
      <w:pPr>
        <w:numPr>
          <w:ilvl w:val="0"/>
          <w:numId w:val="24"/>
        </w:numPr>
        <w:spacing w:after="0" w:afterAutospacing="0" w:before="0" w:beforeAutospacing="0"/>
        <w:ind w:left="720" w:hanging="360"/>
      </w:pPr>
      <w:r w:rsidDel="00000000" w:rsidR="00000000" w:rsidRPr="00000000">
        <w:rPr>
          <w:rtl w:val="0"/>
        </w:rPr>
        <w:t xml:space="preserve">Vulnerable Population (if selected, continue to 1c) </w:t>
      </w:r>
    </w:p>
    <w:p w:rsidR="00000000" w:rsidDel="00000000" w:rsidP="00000000" w:rsidRDefault="00000000" w:rsidRPr="00000000" w14:paraId="000003CA">
      <w:pPr>
        <w:numPr>
          <w:ilvl w:val="0"/>
          <w:numId w:val="24"/>
        </w:numPr>
        <w:spacing w:before="0" w:beforeAutospacing="0"/>
        <w:ind w:left="720" w:hanging="360"/>
      </w:pPr>
      <w:r w:rsidDel="00000000" w:rsidR="00000000" w:rsidRPr="00000000">
        <w:rPr>
          <w:rtl w:val="0"/>
        </w:rPr>
        <w:t xml:space="preserve">None of the above</w:t>
      </w:r>
    </w:p>
    <w:p w:rsidR="00000000" w:rsidDel="00000000" w:rsidP="00000000" w:rsidRDefault="00000000" w:rsidRPr="00000000" w14:paraId="000003CB">
      <w:pPr>
        <w:rPr>
          <w:b w:val="1"/>
          <w:bCs w:val="1"/>
        </w:rPr>
      </w:pPr>
      <w:r w:rsidDel="00000000" w:rsidR="00000000" w:rsidRPr="00000000">
        <w:rPr>
          <w:b w:val="1"/>
          <w:bCs w:val="1"/>
          <w:rtl w:val="0"/>
        </w:rPr>
        <w:t xml:space="preserve">1a. California Native American Tribe </w:t>
      </w:r>
    </w:p>
    <w:p w:rsidR="00000000" w:rsidDel="00000000" w:rsidP="00000000" w:rsidRDefault="00000000" w:rsidRPr="00000000" w14:paraId="000003CC">
      <w:pPr>
        <w:rPr/>
      </w:pPr>
      <w:r w:rsidDel="00000000" w:rsidR="00000000" w:rsidRPr="00000000">
        <w:rPr>
          <w:rtl w:val="0"/>
        </w:rPr>
        <w:t xml:space="preserve">If your project will provide meaningful and direct benefits to a federally recognized Native American Tribe or a non-federally recognized Native American Tribe on the California Tribal Consultation List, provide the name of the Tribe below. </w:t>
      </w:r>
    </w:p>
    <w:p w:rsidR="00000000" w:rsidDel="00000000" w:rsidP="00000000" w:rsidRDefault="00000000" w:rsidRPr="00000000" w14:paraId="000003CD">
      <w:pPr>
        <w:rPr/>
      </w:pPr>
      <w:r w:rsidDel="00000000" w:rsidR="00000000" w:rsidRPr="00000000">
        <w:rPr>
          <w:rtl w:val="0"/>
        </w:rPr>
        <w:t xml:space="preserve">Name of Tribe: [Insert name]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1b. Severely Disadvantaged or Disadvantaged Community </w:t>
      </w:r>
    </w:p>
    <w:p w:rsidR="00000000" w:rsidDel="00000000" w:rsidP="00000000" w:rsidRDefault="00000000" w:rsidRPr="00000000" w14:paraId="000003D0">
      <w:pPr>
        <w:rPr/>
      </w:pPr>
      <w:r w:rsidDel="00000000" w:rsidR="00000000" w:rsidRPr="00000000">
        <w:rPr>
          <w:rtl w:val="0"/>
        </w:rPr>
        <w:t xml:space="preserve">If your project will provide meaningful and direct benefits to a Severely Disadvantaged or Disadvantaged Community, use the </w:t>
      </w:r>
      <w:hyperlink r:id="rId87">
        <w:r w:rsidDel="00000000" w:rsidR="00000000" w:rsidRPr="00000000">
          <w:rPr>
            <w:color w:val="1155cc"/>
            <w:u w:val="single"/>
            <w:rtl w:val="0"/>
          </w:rPr>
          <w:t xml:space="preserve">2024 Climate Bond Disadvantaged Communities Map</w:t>
        </w:r>
      </w:hyperlink>
      <w:r w:rsidDel="00000000" w:rsidR="00000000" w:rsidRPr="00000000">
        <w:rPr>
          <w:rtl w:val="0"/>
        </w:rPr>
        <w:t xml:space="preserve"> to identify the communities your project will serve. See Appendix E: Guide to Assessing Funding Priority Points for support. Indicate up to five communities below.</w:t>
      </w:r>
    </w:p>
    <w:p w:rsidR="00000000" w:rsidDel="00000000" w:rsidP="00000000" w:rsidRDefault="00000000" w:rsidRPr="00000000" w14:paraId="000003D1">
      <w:pPr>
        <w:numPr>
          <w:ilvl w:val="0"/>
          <w:numId w:val="31"/>
        </w:numPr>
        <w:spacing w:after="0" w:afterAutospacing="0"/>
        <w:ind w:left="720" w:hanging="360"/>
      </w:pPr>
      <w:r w:rsidDel="00000000" w:rsidR="00000000" w:rsidRPr="00000000">
        <w:rPr>
          <w:rtl w:val="0"/>
        </w:rPr>
        <w:t xml:space="preserve">Community 1</w:t>
      </w:r>
    </w:p>
    <w:p w:rsidR="00000000" w:rsidDel="00000000" w:rsidP="00000000" w:rsidRDefault="00000000" w:rsidRPr="00000000" w14:paraId="000003D2">
      <w:pPr>
        <w:numPr>
          <w:ilvl w:val="1"/>
          <w:numId w:val="31"/>
        </w:numPr>
        <w:spacing w:after="0" w:afterAutospacing="0" w:before="0" w:beforeAutospacing="0"/>
        <w:ind w:left="1440" w:hanging="360"/>
      </w:pPr>
      <w:r w:rsidDel="00000000" w:rsidR="00000000" w:rsidRPr="00000000">
        <w:rPr>
          <w:rtl w:val="0"/>
        </w:rPr>
        <w:t xml:space="preserve">Census Tract GEOID #: 06013313203</w:t>
      </w:r>
    </w:p>
    <w:p w:rsidR="00000000" w:rsidDel="00000000" w:rsidP="00000000" w:rsidRDefault="00000000" w:rsidRPr="00000000" w14:paraId="000003D3">
      <w:pPr>
        <w:numPr>
          <w:ilvl w:val="1"/>
          <w:numId w:val="31"/>
        </w:numPr>
        <w:spacing w:after="0" w:afterAutospacing="0" w:before="0" w:beforeAutospacing="0"/>
        <w:ind w:left="1440" w:hanging="360"/>
      </w:pPr>
      <w:r w:rsidDel="00000000" w:rsidR="00000000" w:rsidRPr="00000000">
        <w:rPr>
          <w:rtl w:val="0"/>
        </w:rPr>
        <w:t xml:space="preserve">(S)DAC Status: DAC (Ambrose Memorial Park)</w:t>
      </w:r>
    </w:p>
    <w:p w:rsidR="00000000" w:rsidDel="00000000" w:rsidP="00000000" w:rsidRDefault="00000000" w:rsidRPr="00000000" w14:paraId="000003D4">
      <w:pPr>
        <w:numPr>
          <w:ilvl w:val="0"/>
          <w:numId w:val="31"/>
        </w:numPr>
        <w:spacing w:after="0" w:afterAutospacing="0" w:before="0" w:beforeAutospacing="0"/>
        <w:ind w:left="720" w:hanging="360"/>
      </w:pPr>
      <w:r w:rsidDel="00000000" w:rsidR="00000000" w:rsidRPr="00000000">
        <w:rPr>
          <w:rtl w:val="0"/>
        </w:rPr>
        <w:t xml:space="preserve">Community 2</w:t>
      </w:r>
    </w:p>
    <w:p w:rsidR="00000000" w:rsidDel="00000000" w:rsidP="00000000" w:rsidRDefault="00000000" w:rsidRPr="00000000" w14:paraId="000003D5">
      <w:pPr>
        <w:numPr>
          <w:ilvl w:val="1"/>
          <w:numId w:val="31"/>
        </w:numPr>
        <w:spacing w:after="0" w:afterAutospacing="0" w:before="0" w:beforeAutospacing="0"/>
        <w:ind w:left="1440" w:hanging="360"/>
      </w:pPr>
      <w:r w:rsidDel="00000000" w:rsidR="00000000" w:rsidRPr="00000000">
        <w:rPr>
          <w:rtl w:val="0"/>
        </w:rPr>
        <w:t xml:space="preserve">Census Tract GEOID #: 06013314105</w:t>
      </w:r>
    </w:p>
    <w:p w:rsidR="00000000" w:rsidDel="00000000" w:rsidP="00000000" w:rsidRDefault="00000000" w:rsidRPr="00000000" w14:paraId="000003D6">
      <w:pPr>
        <w:numPr>
          <w:ilvl w:val="1"/>
          <w:numId w:val="31"/>
        </w:numPr>
        <w:spacing w:after="0" w:afterAutospacing="0" w:before="0" w:beforeAutospacing="0"/>
        <w:ind w:left="1440" w:hanging="360"/>
      </w:pPr>
      <w:r w:rsidDel="00000000" w:rsidR="00000000" w:rsidRPr="00000000">
        <w:rPr>
          <w:rtl w:val="0"/>
        </w:rPr>
        <w:t xml:space="preserve">(S)DAC Status: SDAC (Ambrose Center Park)</w:t>
      </w:r>
    </w:p>
    <w:p w:rsidR="00000000" w:rsidDel="00000000" w:rsidP="00000000" w:rsidRDefault="00000000" w:rsidRPr="00000000" w14:paraId="000003D7">
      <w:pPr>
        <w:numPr>
          <w:ilvl w:val="0"/>
          <w:numId w:val="31"/>
        </w:numPr>
        <w:spacing w:after="0" w:afterAutospacing="0" w:before="0" w:beforeAutospacing="0"/>
        <w:ind w:left="720" w:hanging="360"/>
      </w:pPr>
      <w:r w:rsidDel="00000000" w:rsidR="00000000" w:rsidRPr="00000000">
        <w:rPr>
          <w:rtl w:val="0"/>
        </w:rPr>
        <w:t xml:space="preserve">Community 3</w:t>
      </w:r>
    </w:p>
    <w:p w:rsidR="00000000" w:rsidDel="00000000" w:rsidP="00000000" w:rsidRDefault="00000000" w:rsidRPr="00000000" w14:paraId="000003D8">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9">
      <w:pPr>
        <w:numPr>
          <w:ilvl w:val="1"/>
          <w:numId w:val="31"/>
        </w:numPr>
        <w:spacing w:after="0" w:afterAutospacing="0"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DA">
      <w:pPr>
        <w:numPr>
          <w:ilvl w:val="0"/>
          <w:numId w:val="31"/>
        </w:numPr>
        <w:spacing w:after="0" w:afterAutospacing="0" w:before="0" w:beforeAutospacing="0"/>
        <w:ind w:left="720" w:hanging="360"/>
      </w:pPr>
      <w:r w:rsidDel="00000000" w:rsidR="00000000" w:rsidRPr="00000000">
        <w:rPr>
          <w:rtl w:val="0"/>
        </w:rPr>
        <w:t xml:space="preserve">Community 4</w:t>
      </w:r>
    </w:p>
    <w:p w:rsidR="00000000" w:rsidDel="00000000" w:rsidP="00000000" w:rsidRDefault="00000000" w:rsidRPr="00000000" w14:paraId="000003DB">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C">
      <w:pPr>
        <w:numPr>
          <w:ilvl w:val="1"/>
          <w:numId w:val="31"/>
        </w:numPr>
        <w:spacing w:after="0" w:afterAutospacing="0"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DD">
      <w:pPr>
        <w:numPr>
          <w:ilvl w:val="0"/>
          <w:numId w:val="31"/>
        </w:numPr>
        <w:spacing w:after="0" w:afterAutospacing="0" w:before="0" w:beforeAutospacing="0"/>
        <w:ind w:left="720" w:hanging="360"/>
      </w:pPr>
      <w:r w:rsidDel="00000000" w:rsidR="00000000" w:rsidRPr="00000000">
        <w:rPr>
          <w:rtl w:val="0"/>
        </w:rPr>
        <w:t xml:space="preserve">Community 5</w:t>
      </w:r>
    </w:p>
    <w:p w:rsidR="00000000" w:rsidDel="00000000" w:rsidP="00000000" w:rsidRDefault="00000000" w:rsidRPr="00000000" w14:paraId="000003DE">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F">
      <w:pPr>
        <w:numPr>
          <w:ilvl w:val="1"/>
          <w:numId w:val="31"/>
        </w:numPr>
        <w:spacing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ind w:left="0" w:firstLine="0"/>
        <w:rPr>
          <w:b w:val="1"/>
          <w:bCs w:val="1"/>
        </w:rPr>
      </w:pPr>
      <w:r w:rsidDel="00000000" w:rsidR="00000000" w:rsidRPr="00000000">
        <w:rPr>
          <w:b w:val="1"/>
          <w:bCs w:val="1"/>
          <w:rtl w:val="0"/>
        </w:rPr>
        <w:t xml:space="preserve">1c. Vulnerable Population </w:t>
      </w:r>
    </w:p>
    <w:p w:rsidR="00000000" w:rsidDel="00000000" w:rsidP="00000000" w:rsidRDefault="00000000" w:rsidRPr="00000000" w14:paraId="000003E2">
      <w:pPr>
        <w:ind w:left="0" w:firstLine="0"/>
        <w:rPr/>
      </w:pPr>
      <w:r w:rsidDel="00000000" w:rsidR="00000000" w:rsidRPr="00000000">
        <w:rPr>
          <w:rtl w:val="0"/>
        </w:rPr>
        <w:t xml:space="preserve">If your project will provide meaningful and direct benefits to a Vulnerable Population, use the </w:t>
      </w:r>
      <w:hyperlink r:id="rId88">
        <w:r w:rsidDel="00000000" w:rsidR="00000000" w:rsidRPr="00000000">
          <w:rPr>
            <w:color w:val="1155cc"/>
            <w:u w:val="single"/>
            <w:rtl w:val="0"/>
          </w:rPr>
          <w:t xml:space="preserve">Vulnerable Communities Platform</w:t>
        </w:r>
      </w:hyperlink>
      <w:r w:rsidDel="00000000" w:rsidR="00000000" w:rsidRPr="00000000">
        <w:rPr>
          <w:rtl w:val="0"/>
        </w:rPr>
        <w:t xml:space="preserve"> to identify the communities your project will serve. See Appendix E: Guide to Assessing Funding Priority Points for support. Indicate up to five communities below:</w:t>
      </w:r>
    </w:p>
    <w:p w:rsidR="00000000" w:rsidDel="00000000" w:rsidP="00000000" w:rsidRDefault="00000000" w:rsidRPr="00000000" w14:paraId="000003E3">
      <w:pPr>
        <w:numPr>
          <w:ilvl w:val="0"/>
          <w:numId w:val="37"/>
        </w:numPr>
        <w:spacing w:after="0" w:afterAutospacing="0"/>
        <w:ind w:left="720" w:hanging="360"/>
      </w:pPr>
      <w:r w:rsidDel="00000000" w:rsidR="00000000" w:rsidRPr="00000000">
        <w:rPr>
          <w:rtl w:val="0"/>
        </w:rPr>
        <w:t xml:space="preserve">Community 1</w:t>
      </w:r>
    </w:p>
    <w:p w:rsidR="00000000" w:rsidDel="00000000" w:rsidP="00000000" w:rsidRDefault="00000000" w:rsidRPr="00000000" w14:paraId="000003E4">
      <w:pPr>
        <w:numPr>
          <w:ilvl w:val="1"/>
          <w:numId w:val="37"/>
        </w:numPr>
        <w:spacing w:after="0" w:afterAutospacing="0" w:before="0" w:beforeAutospacing="0"/>
        <w:ind w:left="1440" w:hanging="360"/>
      </w:pPr>
      <w:r w:rsidDel="00000000" w:rsidR="00000000" w:rsidRPr="00000000">
        <w:rPr>
          <w:rtl w:val="0"/>
        </w:rPr>
        <w:t xml:space="preserve">Tract or Block Group #: 06013313203</w:t>
      </w:r>
    </w:p>
    <w:p w:rsidR="00000000" w:rsidDel="00000000" w:rsidP="00000000" w:rsidRDefault="00000000" w:rsidRPr="00000000" w14:paraId="000003E5">
      <w:pPr>
        <w:numPr>
          <w:ilvl w:val="1"/>
          <w:numId w:val="37"/>
        </w:numPr>
        <w:spacing w:after="0" w:afterAutospacing="0" w:before="0" w:beforeAutospacing="0"/>
        <w:ind w:left="1440" w:hanging="360"/>
      </w:pPr>
      <w:r w:rsidDel="00000000" w:rsidR="00000000" w:rsidRPr="00000000">
        <w:rPr>
          <w:rtl w:val="0"/>
        </w:rPr>
        <w:t xml:space="preserve">Climate Now Score: Current: Med, 2050: High</w:t>
      </w:r>
    </w:p>
    <w:p w:rsidR="00000000" w:rsidDel="00000000" w:rsidP="00000000" w:rsidRDefault="00000000" w:rsidRPr="00000000" w14:paraId="000003E6">
      <w:pPr>
        <w:numPr>
          <w:ilvl w:val="1"/>
          <w:numId w:val="37"/>
        </w:numPr>
        <w:spacing w:after="0" w:afterAutospacing="0" w:before="0" w:beforeAutospacing="0"/>
        <w:ind w:left="1440" w:hanging="360"/>
      </w:pPr>
      <w:r w:rsidDel="00000000" w:rsidR="00000000" w:rsidRPr="00000000">
        <w:rPr>
          <w:rtl w:val="0"/>
        </w:rPr>
        <w:t xml:space="preserve">Social Score: Med</w:t>
      </w:r>
    </w:p>
    <w:p w:rsidR="00000000" w:rsidDel="00000000" w:rsidP="00000000" w:rsidRDefault="00000000" w:rsidRPr="00000000" w14:paraId="000003E7">
      <w:pPr>
        <w:numPr>
          <w:ilvl w:val="0"/>
          <w:numId w:val="37"/>
        </w:numPr>
        <w:spacing w:after="0" w:afterAutospacing="0" w:before="0" w:beforeAutospacing="0"/>
        <w:ind w:left="720" w:hanging="360"/>
      </w:pPr>
      <w:r w:rsidDel="00000000" w:rsidR="00000000" w:rsidRPr="00000000">
        <w:rPr>
          <w:rtl w:val="0"/>
        </w:rPr>
        <w:t xml:space="preserve">Community 2</w:t>
      </w:r>
    </w:p>
    <w:p w:rsidR="00000000" w:rsidDel="00000000" w:rsidP="00000000" w:rsidRDefault="00000000" w:rsidRPr="00000000" w14:paraId="000003E8">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E9">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EA">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EB">
      <w:pPr>
        <w:numPr>
          <w:ilvl w:val="0"/>
          <w:numId w:val="37"/>
        </w:numPr>
        <w:spacing w:after="0" w:afterAutospacing="0" w:before="0" w:beforeAutospacing="0"/>
        <w:ind w:left="720" w:hanging="360"/>
      </w:pPr>
      <w:r w:rsidDel="00000000" w:rsidR="00000000" w:rsidRPr="00000000">
        <w:rPr>
          <w:rtl w:val="0"/>
        </w:rPr>
        <w:t xml:space="preserve">Community 3</w:t>
      </w:r>
    </w:p>
    <w:p w:rsidR="00000000" w:rsidDel="00000000" w:rsidP="00000000" w:rsidRDefault="00000000" w:rsidRPr="00000000" w14:paraId="000003EC">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ED">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EE">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EF">
      <w:pPr>
        <w:numPr>
          <w:ilvl w:val="0"/>
          <w:numId w:val="37"/>
        </w:numPr>
        <w:spacing w:after="0" w:afterAutospacing="0" w:before="0" w:beforeAutospacing="0"/>
        <w:ind w:left="720" w:hanging="360"/>
      </w:pPr>
      <w:r w:rsidDel="00000000" w:rsidR="00000000" w:rsidRPr="00000000">
        <w:rPr>
          <w:rtl w:val="0"/>
        </w:rPr>
        <w:t xml:space="preserve">Community 4</w:t>
      </w:r>
    </w:p>
    <w:p w:rsidR="00000000" w:rsidDel="00000000" w:rsidP="00000000" w:rsidRDefault="00000000" w:rsidRPr="00000000" w14:paraId="000003F0">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F1">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F2">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F3">
      <w:pPr>
        <w:numPr>
          <w:ilvl w:val="0"/>
          <w:numId w:val="37"/>
        </w:numPr>
        <w:spacing w:after="0" w:afterAutospacing="0" w:before="0" w:beforeAutospacing="0"/>
        <w:ind w:left="720" w:hanging="360"/>
      </w:pPr>
      <w:r w:rsidDel="00000000" w:rsidR="00000000" w:rsidRPr="00000000">
        <w:rPr>
          <w:rtl w:val="0"/>
        </w:rPr>
        <w:t xml:space="preserve">Community 5</w:t>
      </w:r>
    </w:p>
    <w:p w:rsidR="00000000" w:rsidDel="00000000" w:rsidP="00000000" w:rsidRDefault="00000000" w:rsidRPr="00000000" w14:paraId="000003F4">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F5">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F6">
      <w:pPr>
        <w:numPr>
          <w:ilvl w:val="1"/>
          <w:numId w:val="37"/>
        </w:numPr>
        <w:spacing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pStyle w:val="Heading1"/>
        <w:ind w:left="0" w:firstLine="0"/>
        <w:rPr/>
      </w:pPr>
      <w:bookmarkStart w:colFirst="0" w:colLast="0" w:name="_4bxfkdxu83b5" w:id="124"/>
      <w:bookmarkEnd w:id="124"/>
      <w:r w:rsidDel="00000000" w:rsidR="00000000" w:rsidRPr="00000000">
        <w:rPr>
          <w:rtl w:val="0"/>
        </w:rPr>
        <w:t xml:space="preserve">Technical Assistance </w:t>
      </w:r>
    </w:p>
    <w:p w:rsidR="00000000" w:rsidDel="00000000" w:rsidP="00000000" w:rsidRDefault="00000000" w:rsidRPr="00000000" w14:paraId="000003F9">
      <w:pPr>
        <w:ind w:left="0" w:firstLine="0"/>
        <w:rPr/>
      </w:pPr>
      <w:r w:rsidDel="00000000" w:rsidR="00000000" w:rsidRPr="00000000">
        <w:rPr>
          <w:rtl w:val="0"/>
        </w:rPr>
        <w:t xml:space="preserve">The Extreme Heat Program staff is working with a third-party technical assistance (TA) provider to support applicants in meeting grant requirements and developing a competitive application. Applicants interested in receiving TA will be prioritized depending on need and if their projects represent or directly benefit a Funding Priority Group. If selected for TA, the TA providers will set up a virtual meeting to discuss your project and identify areas for support. TA may consist of the following: </w:t>
      </w:r>
    </w:p>
    <w:p w:rsidR="00000000" w:rsidDel="00000000" w:rsidP="00000000" w:rsidRDefault="00000000" w:rsidRPr="00000000" w14:paraId="000003FA">
      <w:pPr>
        <w:numPr>
          <w:ilvl w:val="0"/>
          <w:numId w:val="25"/>
        </w:numPr>
        <w:spacing w:after="0" w:afterAutospacing="0"/>
        <w:ind w:left="720" w:hanging="360"/>
      </w:pPr>
      <w:r w:rsidDel="00000000" w:rsidR="00000000" w:rsidRPr="00000000">
        <w:rPr>
          <w:rtl w:val="0"/>
        </w:rPr>
        <w:t xml:space="preserve">One-on-one meetings with the applicant team to discuss your project, program requirements, and recommendations for a competitive application. </w:t>
      </w:r>
    </w:p>
    <w:p w:rsidR="00000000" w:rsidDel="00000000" w:rsidP="00000000" w:rsidRDefault="00000000" w:rsidRPr="00000000" w14:paraId="000003FB">
      <w:pPr>
        <w:numPr>
          <w:ilvl w:val="0"/>
          <w:numId w:val="25"/>
        </w:numPr>
        <w:spacing w:after="0" w:afterAutospacing="0" w:before="0" w:beforeAutospacing="0"/>
        <w:ind w:left="720" w:hanging="360"/>
      </w:pPr>
      <w:r w:rsidDel="00000000" w:rsidR="00000000" w:rsidRPr="00000000">
        <w:rPr>
          <w:rtl w:val="0"/>
        </w:rPr>
        <w:t xml:space="preserve">Email updates on program deadlines, resources, and program questions. </w:t>
      </w:r>
    </w:p>
    <w:p w:rsidR="00000000" w:rsidDel="00000000" w:rsidP="00000000" w:rsidRDefault="00000000" w:rsidRPr="00000000" w14:paraId="000003FC">
      <w:pPr>
        <w:numPr>
          <w:ilvl w:val="0"/>
          <w:numId w:val="25"/>
        </w:numPr>
        <w:spacing w:after="0" w:afterAutospacing="0" w:before="0" w:beforeAutospacing="0"/>
        <w:ind w:left="720" w:hanging="360"/>
      </w:pPr>
      <w:r w:rsidDel="00000000" w:rsidR="00000000" w:rsidRPr="00000000">
        <w:rPr>
          <w:rtl w:val="0"/>
        </w:rPr>
        <w:t xml:space="preserve">Frameworks, tools, and templates provided to applicants. </w:t>
      </w:r>
    </w:p>
    <w:p w:rsidR="00000000" w:rsidDel="00000000" w:rsidP="00000000" w:rsidRDefault="00000000" w:rsidRPr="00000000" w14:paraId="000003FD">
      <w:pPr>
        <w:numPr>
          <w:ilvl w:val="0"/>
          <w:numId w:val="25"/>
        </w:numPr>
        <w:spacing w:before="0" w:beforeAutospacing="0"/>
        <w:ind w:left="720" w:hanging="360"/>
      </w:pPr>
      <w:r w:rsidDel="00000000" w:rsidR="00000000" w:rsidRPr="00000000">
        <w:rPr>
          <w:rtl w:val="0"/>
        </w:rPr>
        <w:t xml:space="preserve">Review and feedback on sections of your application. The TA team will not be able to provide full application reviews or assist with the development of your application (e.g., drafting narrative). </w:t>
      </w:r>
    </w:p>
    <w:p w:rsidR="00000000" w:rsidDel="00000000" w:rsidP="00000000" w:rsidRDefault="00000000" w:rsidRPr="00000000" w14:paraId="000003FE">
      <w:pPr>
        <w:ind w:left="0" w:firstLine="0"/>
        <w:rPr/>
      </w:pPr>
      <w:r w:rsidDel="00000000" w:rsidR="00000000" w:rsidRPr="00000000">
        <w:rPr>
          <w:rtl w:val="0"/>
        </w:rPr>
      </w:r>
    </w:p>
    <w:p w:rsidR="00000000" w:rsidDel="00000000" w:rsidP="00000000" w:rsidRDefault="00000000" w:rsidRPr="00000000" w14:paraId="000003FF">
      <w:pPr>
        <w:numPr>
          <w:ilvl w:val="0"/>
          <w:numId w:val="21"/>
        </w:numPr>
        <w:spacing w:after="0" w:afterAutospacing="0"/>
        <w:ind w:left="720" w:hanging="360"/>
      </w:pPr>
      <w:r w:rsidDel="00000000" w:rsidR="00000000" w:rsidRPr="00000000">
        <w:rPr>
          <w:rtl w:val="0"/>
        </w:rPr>
        <w:t xml:space="preserve">Are you interested in being considered to receive Application TA from the Extreme Heat Program 3 rd party TA provider? (Y/N) [skip logic to question below if yes] </w:t>
      </w:r>
    </w:p>
    <w:p w:rsidR="00000000" w:rsidDel="00000000" w:rsidP="00000000" w:rsidRDefault="00000000" w:rsidRPr="00000000" w14:paraId="00000400">
      <w:pPr>
        <w:numPr>
          <w:ilvl w:val="0"/>
          <w:numId w:val="21"/>
        </w:numPr>
        <w:spacing w:after="0" w:afterAutospacing="0" w:before="0" w:beforeAutospacing="0"/>
        <w:ind w:left="720" w:hanging="360"/>
      </w:pPr>
      <w:r w:rsidDel="00000000" w:rsidR="00000000" w:rsidRPr="00000000">
        <w:rPr>
          <w:rtl w:val="0"/>
        </w:rPr>
        <w:t xml:space="preserve">If yes, what are your existing organizational capacity limits and how would you benefit from technical assistance? [Open ended] </w:t>
      </w:r>
    </w:p>
    <w:p w:rsidR="00000000" w:rsidDel="00000000" w:rsidP="00000000" w:rsidRDefault="00000000" w:rsidRPr="00000000" w14:paraId="00000401">
      <w:pPr>
        <w:numPr>
          <w:ilvl w:val="0"/>
          <w:numId w:val="21"/>
        </w:numPr>
        <w:spacing w:before="0" w:beforeAutospacing="0"/>
        <w:ind w:left="720" w:hanging="360"/>
      </w:pPr>
      <w:r w:rsidDel="00000000" w:rsidR="00000000" w:rsidRPr="00000000">
        <w:rPr>
          <w:rtl w:val="0"/>
        </w:rPr>
        <w:t xml:space="preserve">Do you have, or do you anticipate engaging with or receiving assistance from, a consultant, outside grant writer, or another technical assistance provider in developing this project proposal? (Y/N)</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pStyle w:val="Heading1"/>
        <w:ind w:left="0" w:firstLine="0"/>
        <w:rPr/>
      </w:pPr>
      <w:bookmarkStart w:colFirst="0" w:colLast="0" w:name="_vfw80769bukt" w:id="125"/>
      <w:bookmarkEnd w:id="125"/>
      <w:r w:rsidDel="00000000" w:rsidR="00000000" w:rsidRPr="00000000">
        <w:rPr>
          <w:rtl w:val="0"/>
        </w:rPr>
        <w:t xml:space="preserve">Before You Submit: </w:t>
      </w:r>
    </w:p>
    <w:p w:rsidR="00000000" w:rsidDel="00000000" w:rsidP="00000000" w:rsidRDefault="00000000" w:rsidRPr="00000000" w14:paraId="00000404">
      <w:pPr>
        <w:numPr>
          <w:ilvl w:val="0"/>
          <w:numId w:val="39"/>
        </w:numPr>
        <w:spacing w:after="0" w:afterAutospacing="0"/>
        <w:ind w:left="720" w:hanging="360"/>
      </w:pPr>
      <w:r w:rsidDel="00000000" w:rsidR="00000000" w:rsidRPr="00000000">
        <w:rPr>
          <w:rtl w:val="0"/>
        </w:rPr>
        <w:t xml:space="preserve">Is there anything else you would like to share? [Open-ended] </w:t>
      </w:r>
    </w:p>
    <w:p w:rsidR="00000000" w:rsidDel="00000000" w:rsidP="00000000" w:rsidRDefault="00000000" w:rsidRPr="00000000" w14:paraId="00000405">
      <w:pPr>
        <w:numPr>
          <w:ilvl w:val="0"/>
          <w:numId w:val="39"/>
        </w:numPr>
        <w:spacing w:before="0" w:beforeAutospacing="0"/>
        <w:ind w:left="720" w:hanging="360"/>
      </w:pPr>
      <w:r w:rsidDel="00000000" w:rsidR="00000000" w:rsidRPr="00000000">
        <w:rPr>
          <w:rtl w:val="0"/>
        </w:rPr>
        <w:t xml:space="preserve">Do you grant permission for Extreme Heat Program staff to share your email, organization name, and project location with other entities working with LCI? (This information may be shared with LCI partners after grant award to assist with evaluation of project elements.) (Y/N)</w:t>
      </w:r>
    </w:p>
    <w:p w:rsidR="00000000" w:rsidDel="00000000" w:rsidP="00000000" w:rsidRDefault="00000000" w:rsidRPr="00000000" w14:paraId="00000406">
      <w:pPr>
        <w:ind w:left="0" w:firstLine="0"/>
        <w:rPr/>
      </w:pPr>
      <w:r w:rsidDel="00000000" w:rsidR="00000000" w:rsidRPr="00000000">
        <w:rPr>
          <w:rtl w:val="0"/>
        </w:rPr>
      </w:r>
    </w:p>
    <w:sectPr>
      <w:headerReference r:id="rId89" w:type="default"/>
      <w:headerReference r:id="rId90" w:type="first"/>
      <w:footerReference r:id="rId91" w:type="default"/>
      <w:footerReference r:id="rId92" w:type="first"/>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Hansen" w:id="0" w:date="2026-08-11T18:27:23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"mailto:clim@ccrcd.org" </w:instrText>
      </w:r>
      <w:bookmarkStart w:colFirst="0" w:colLast="0" w:name="5lyevetmni50"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@clim@ccrcd.org</w:t>
      </w:r>
      <w:r w:rsidDel="00000000" w:rsidR="00000000" w:rsidRPr="00000000">
        <w:fldChar w:fldCharType="end"/>
      </w:r>
    </w:p>
  </w:comment>
  <w:comment w:author="James Hansen" w:id="1" w:date="2026-08-11T18:27:32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"mailto:ivan@hyphae.net" </w:instrText>
      </w:r>
      <w:bookmarkStart w:colFirst="0" w:colLast="0" w:name="e3o9g63eutuw"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@ivan@hyphae.net</w:t>
      </w:r>
      <w:r w:rsidDel="00000000" w:rsidR="00000000" w:rsidRPr="00000000">
        <w:fldChar w:fldCharType="end"/>
      </w:r>
    </w:p>
  </w:comment>
  <w:comment w:author="James Hansen" w:id="2" w:date="2026-08-11T18:37:3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"mailto:ivan@hyphae.net" </w:instrText>
      </w:r>
      <w:bookmarkStart w:colFirst="0" w:colLast="0" w:name="qbq6zliu9dfb"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@ivan@hyphae.net</w:t>
      </w:r>
      <w:r w:rsidDel="00000000" w:rsidR="00000000" w:rsidRPr="00000000">
        <w:fldChar w:fldCharType="end"/>
      </w:r>
    </w:p>
  </w:comment>
  <w:comment w:author="James Hansen" w:id="3" w:date="2026-08-11T18:41:18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"mailto:clim@ccrcd.org" </w:instrText>
      </w:r>
      <w:bookmarkStart w:colFirst="0" w:colLast="0" w:name="2a9b1w6qias9" w:id="3"/>
      <w:r w:rsidDel="00000000" w:rsidR="00000000" w:rsidRPr="00000000">
        <w:fldChar w:fldCharType="separate"/>
      </w:r>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@clim@ccrcd.org</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Shortened version</w:t>
      </w:r>
    </w:p>
  </w:comment>
  <w:comment w:author="Ivan Heitmann" w:id="4" w:date="2026-08-11T18:48:29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i just made one suggestion</w:t>
      </w:r>
    </w:p>
  </w:comment>
  <w:comment w:author="Ivan Heitmann" w:id="5" w:date="2026-08-11T18:48:37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"mailto:brent@hyphae.net" </w:instrText>
      </w:r>
      <w:bookmarkStart w:colFirst="0" w:colLast="0" w:name="w2xlov54kyen" w:id="4"/>
      <w:r w:rsidDel="00000000" w:rsidR="00000000" w:rsidRPr="00000000">
        <w:fldChar w:fldCharType="separate"/>
      </w:r>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@brent@hyphae.net</w:t>
      </w:r>
      <w:r w:rsidDel="00000000" w:rsidR="00000000" w:rsidRPr="00000000">
        <w:fldChar w:fldCharType="end"/>
      </w:r>
    </w:p>
  </w:comment>
  <w:comment w:author="Chris Lim" w:id="6" w:date="2026-08-11T19:14:02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funding is meant for a demonstration project. So this probably needs more in terms of what a demonstration project looks like. It needs to be allotted 25%–60% of the total budget.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E" w15:done="0"/>
  <w15:commentEx w15:paraId="0000042F" w15:paraIdParent="0000042E" w15:done="0"/>
  <w15:commentEx w15:paraId="00000430" w15:done="0"/>
  <w15:commentEx w15:paraId="00000431" w15:paraIdParent="00000430" w15:done="0"/>
  <w15:commentEx w15:paraId="00000432" w15:paraIdParent="00000430" w15:done="0"/>
  <w15:commentEx w15:paraId="00000433" w15:paraIdParent="00000430" w15:done="0"/>
  <w15:commentEx w15:paraId="0000043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11T18:27:23Z"/>
  <w16cex:commentExtensible w16cex:durableId="00000002" w16cex:dateUtc="2026-08-11T18:27:32Z"/>
  <w16cex:commentExtensible w16cex:durableId="00000003" w16cex:dateUtc="2026-08-11T18:37:38Z"/>
  <w16cex:commentExtensible w16cex:durableId="00000004" w16cex:dateUtc="2026-08-11T18:41:18Z"/>
  <w16cex:commentExtensible w16cex:durableId="00000005" w16cex:dateUtc="2026-08-11T18:48:29Z"/>
  <w16cex:commentExtensible w16cex:durableId="00000006" w16cex:dateUtc="2026-08-11T18:48:37Z"/>
  <w16cex:commentExtensible w16cex:durableId="00000007" w16cex:dateUtc="2026-08-11T19:14:0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2E" w16cid:durableId="00000001"/>
  <w16cid:commentId w16cid:paraId="0000042F" w16cid:durableId="00000002"/>
  <w16cid:commentId w16cid:paraId="00000430" w16cid:durableId="00000003"/>
  <w16cid:commentId w16cid:paraId="00000431" w16cid:durableId="00000004"/>
  <w16cid:commentId w16cid:paraId="00000432" w16cid:durableId="00000005"/>
  <w16cid:commentId w16cid:paraId="00000433" w16cid:durableId="00000006"/>
  <w16cid:commentId w16cid:paraId="00000434" w16cid:durableId="0000000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mbria"/>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Century Gothic">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spacing w:before="0" w:line="240" w:lineRule="auto"/>
      <w:rPr/>
    </w:pPr>
    <w:r w:rsidDel="00000000" w:rsidR="00000000" w:rsidRPr="00000000">
      <w:rPr/>
      <w:drawing>
        <wp:inline distB="114300" distT="114300" distL="114300" distR="114300">
          <wp:extent cx="5943600" cy="254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spacing w:before="0" w:lineRule="auto"/>
      <w:rPr/>
    </w:pPr>
    <w:r w:rsidDel="00000000" w:rsidR="00000000" w:rsidRPr="00000000">
      <w:rPr/>
      <w:drawing>
        <wp:inline distB="114300" distT="114300" distL="114300" distR="114300">
          <wp:extent cx="5943600" cy="25400"/>
          <wp:effectExtent b="0" l="0" r="0" t="0"/>
          <wp:docPr descr="horizontal line" id="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Style w:val="Subtitle"/>
      <w:rPr/>
    </w:pPr>
    <w:bookmarkStart w:colFirst="0" w:colLast="0" w:name="_w494w0yg8rg0" w:id="126"/>
    <w:bookmarkEnd w:id="126"/>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before="0" w:line="240" w:lineRule="auto"/>
      <w:rPr/>
    </w:pPr>
    <w:r w:rsidDel="00000000" w:rsidR="00000000" w:rsidRPr="00000000">
      <w:rPr/>
      <w:drawing>
        <wp:inline distB="114300" distT="114300" distL="114300" distR="114300">
          <wp:extent cx="5943600" cy="25400"/>
          <wp:effectExtent b="0" l="0" r="0" 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7f600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84" Type="http://schemas.openxmlformats.org/officeDocument/2006/relationships/footer" Target="footer16.xml"/><Relationship Id="rId83" Type="http://schemas.openxmlformats.org/officeDocument/2006/relationships/footer" Target="footer15.xml"/><Relationship Id="rId42" Type="http://schemas.openxmlformats.org/officeDocument/2006/relationships/header" Target="header4.xml"/><Relationship Id="rId86" Type="http://schemas.openxmlformats.org/officeDocument/2006/relationships/hyperlink" Target="https://nahc.ca.gov/wp-content/uploads/2025/02/Local-Government-Tribal-Consultation-List-Request-Form1.pdf" TargetMode="External"/><Relationship Id="rId41" Type="http://schemas.openxmlformats.org/officeDocument/2006/relationships/footer" Target="footer2.xml"/><Relationship Id="rId85" Type="http://schemas.openxmlformats.org/officeDocument/2006/relationships/hyperlink" Target="https://www.lci.ca.gov/wp-content/uploads/Round-2-Pre-Application-Interest-Form.pdf" TargetMode="External"/><Relationship Id="rId44" Type="http://schemas.openxmlformats.org/officeDocument/2006/relationships/footer" Target="footer3.xml"/><Relationship Id="rId88" Type="http://schemas.openxmlformats.org/officeDocument/2006/relationships/hyperlink" Target="https://experience.arcgis.com/experience/652c6def7040429bafe23c38966f8f73" TargetMode="External"/><Relationship Id="rId43" Type="http://schemas.openxmlformats.org/officeDocument/2006/relationships/header" Target="header3.xml"/><Relationship Id="rId87" Type="http://schemas.openxmlformats.org/officeDocument/2006/relationships/hyperlink" Target="https://experience.arcgis.com/experience/aa723fdf521a44c9a428f1a46cd38a09" TargetMode="External"/><Relationship Id="rId46" Type="http://schemas.openxmlformats.org/officeDocument/2006/relationships/hyperlink" Target="mailto:ivan@hyphae.net" TargetMode="External"/><Relationship Id="rId45" Type="http://schemas.openxmlformats.org/officeDocument/2006/relationships/footer" Target="footer4.xml"/><Relationship Id="rId89" Type="http://schemas.openxmlformats.org/officeDocument/2006/relationships/header" Target="header18.xml"/><Relationship Id="rId80" Type="http://schemas.openxmlformats.org/officeDocument/2006/relationships/footer" Target="footer14.xml"/><Relationship Id="rId82" Type="http://schemas.openxmlformats.org/officeDocument/2006/relationships/header" Target="header15.xml"/><Relationship Id="rId81" Type="http://schemas.openxmlformats.org/officeDocument/2006/relationships/header" Target="header16.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www.grants.ca.gov/grants/transformative-climate-communities-round-6-planning-grant-fy-25-26/" TargetMode="External"/><Relationship Id="rId47" Type="http://schemas.openxmlformats.org/officeDocument/2006/relationships/hyperlink" Target="mailto:brent@hyphae.net" TargetMode="External"/><Relationship Id="rId49" Type="http://schemas.openxmlformats.org/officeDocument/2006/relationships/hyperlink" Target="https://www.grants.ca.gov/grants/community-resilience-centers-round-2-implementation-grant-fy-26-27/"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footer" Target="footer11.xml"/><Relationship Id="rId72" Type="http://schemas.openxmlformats.org/officeDocument/2006/relationships/header" Target="header11.xml"/><Relationship Id="rId31" Type="http://schemas.openxmlformats.org/officeDocument/2006/relationships/image" Target="media/image8.jpg"/><Relationship Id="rId75" Type="http://schemas.openxmlformats.org/officeDocument/2006/relationships/hyperlink" Target="https://docs.google.com/document/d/1eJ2c_-aKL43U7dqnJlKMjONWVs4Oy3cxV3qYaDeW94w/edit?tab=t.0" TargetMode="External"/><Relationship Id="rId30" Type="http://schemas.openxmlformats.org/officeDocument/2006/relationships/image" Target="media/image6.png"/><Relationship Id="rId74" Type="http://schemas.openxmlformats.org/officeDocument/2006/relationships/footer" Target="footer12.xml"/><Relationship Id="rId33" Type="http://schemas.openxmlformats.org/officeDocument/2006/relationships/header" Target="header1.xml"/><Relationship Id="rId77" Type="http://schemas.openxmlformats.org/officeDocument/2006/relationships/header" Target="header14.xml"/><Relationship Id="rId32" Type="http://schemas.openxmlformats.org/officeDocument/2006/relationships/hyperlink" Target="mailto:kj@i-relab.com" TargetMode="External"/><Relationship Id="rId76" Type="http://schemas.openxmlformats.org/officeDocument/2006/relationships/hyperlink" Target="https://docs.google.com/document/d/1DJkKB_EVFkRuvPayBu6GObWo7vTLbH_bvSI690HEtr8/edit?tab=t.0" TargetMode="External"/><Relationship Id="rId35" Type="http://schemas.openxmlformats.org/officeDocument/2006/relationships/footer" Target="footer1.xml"/><Relationship Id="rId79" Type="http://schemas.openxmlformats.org/officeDocument/2006/relationships/footer" Target="footer13.xml"/><Relationship Id="rId34" Type="http://schemas.openxmlformats.org/officeDocument/2006/relationships/header" Target="header2.xml"/><Relationship Id="rId78" Type="http://schemas.openxmlformats.org/officeDocument/2006/relationships/header" Target="header13.xml"/><Relationship Id="rId71" Type="http://schemas.openxmlformats.org/officeDocument/2006/relationships/header" Target="header12.xml"/><Relationship Id="rId70" Type="http://schemas.openxmlformats.org/officeDocument/2006/relationships/footer" Target="footer10.xml"/><Relationship Id="rId37" Type="http://schemas.openxmlformats.org/officeDocument/2006/relationships/hyperlink" Target="https://drive.google.com/open?id=1GU3mXb1HDFUDZ8SwBdAhxEAy5Sard_HO" TargetMode="External"/><Relationship Id="rId36" Type="http://schemas.openxmlformats.org/officeDocument/2006/relationships/footer" Target="footer2.xml"/><Relationship Id="rId39" Type="http://schemas.openxmlformats.org/officeDocument/2006/relationships/header" Target="header2.xml"/><Relationship Id="rId38" Type="http://schemas.openxmlformats.org/officeDocument/2006/relationships/header" Target="header1.xml"/><Relationship Id="rId62" Type="http://schemas.openxmlformats.org/officeDocument/2006/relationships/header" Target="header8.xml"/><Relationship Id="rId61" Type="http://schemas.openxmlformats.org/officeDocument/2006/relationships/footer" Target="footer6.xml"/><Relationship Id="rId20" Type="http://schemas.openxmlformats.org/officeDocument/2006/relationships/hyperlink" Target="https://lp.constantcontactpages.com/sl/hEvM7DP" TargetMode="External"/><Relationship Id="rId64" Type="http://schemas.openxmlformats.org/officeDocument/2006/relationships/footer" Target="footer7.xml"/><Relationship Id="rId63" Type="http://schemas.openxmlformats.org/officeDocument/2006/relationships/header" Target="header7.xml"/><Relationship Id="rId22" Type="http://schemas.openxmlformats.org/officeDocument/2006/relationships/hyperlink" Target="https://opr-ca.zoom.us/webinar/register/WN_cTs3YyS1Tvqqzovc0r4EcQ" TargetMode="External"/><Relationship Id="rId66" Type="http://schemas.openxmlformats.org/officeDocument/2006/relationships/hyperlink" Target="https://www.lci.ca.gov/wp-content/uploads/Notice-of-Funding-Availability-Extreme-Heat-Program-Round-2.pdf" TargetMode="External"/><Relationship Id="rId21" Type="http://schemas.openxmlformats.org/officeDocument/2006/relationships/hyperlink" Target="https://opr-ca.zoom.us/webinar/register/WN_wkRSLuBwRcWv22Q2NNjEDg" TargetMode="External"/><Relationship Id="rId65" Type="http://schemas.openxmlformats.org/officeDocument/2006/relationships/footer" Target="footer8.xml"/><Relationship Id="rId24" Type="http://schemas.openxmlformats.org/officeDocument/2006/relationships/hyperlink" Target="https://opr-ca.zoom.us/webinar/register/WN_cTs3YyS1Tvqqzovc0r4EcQ" TargetMode="External"/><Relationship Id="rId68" Type="http://schemas.openxmlformats.org/officeDocument/2006/relationships/header" Target="header9.xml"/><Relationship Id="rId23" Type="http://schemas.openxmlformats.org/officeDocument/2006/relationships/hyperlink" Target="https://opr-ca.zoom.us/webinar/register/WN_wkRSLuBwRcWv22Q2NNjEDg" TargetMode="External"/><Relationship Id="rId67" Type="http://schemas.openxmlformats.org/officeDocument/2006/relationships/header" Target="header10.xml"/><Relationship Id="rId60" Type="http://schemas.openxmlformats.org/officeDocument/2006/relationships/footer" Target="footer5.xml"/><Relationship Id="rId26" Type="http://schemas.openxmlformats.org/officeDocument/2006/relationships/hyperlink" Target="https://www.lci.ca.gov/newsroom/news/2026/extreme-heat-program-releases-final-round-2-guidelines/" TargetMode="External"/><Relationship Id="rId25" Type="http://schemas.openxmlformats.org/officeDocument/2006/relationships/hyperlink" Target="https://docs.google.com/spreadsheets/d/11kdTM2lLVW3rAguxt4v2Prb84GXr-mRb/edit?usp=sharing&amp;ouid=100374728181547837051&amp;rtpof=true&amp;sd=true" TargetMode="External"/><Relationship Id="rId69" Type="http://schemas.openxmlformats.org/officeDocument/2006/relationships/footer" Target="footer9.xml"/><Relationship Id="rId28" Type="http://schemas.openxmlformats.org/officeDocument/2006/relationships/image" Target="media/image7.png"/><Relationship Id="rId27" Type="http://schemas.openxmlformats.org/officeDocument/2006/relationships/hyperlink" Target="https://lci.ca.gov/climate/icarp/grants/extreme-heat-round-2-resources/" TargetMode="External"/><Relationship Id="rId29" Type="http://schemas.openxmlformats.org/officeDocument/2006/relationships/image" Target="media/image5.png"/><Relationship Id="rId51" Type="http://schemas.openxmlformats.org/officeDocument/2006/relationships/hyperlink" Target="https://www.google.com/calendar/event?eid=cmx2NGcyZ2FrOGlqanZ1ZTU4aDJycDVraTAgaXZhbkBoeXBoYWUubmV0" TargetMode="External"/><Relationship Id="rId50" Type="http://schemas.openxmlformats.org/officeDocument/2006/relationships/hyperlink" Target="https://www.grants.ca.gov/?s" TargetMode="External"/><Relationship Id="rId53" Type="http://schemas.openxmlformats.org/officeDocument/2006/relationships/hyperlink" Target="mailto:brent@hyphae.net" TargetMode="External"/><Relationship Id="rId52" Type="http://schemas.openxmlformats.org/officeDocument/2006/relationships/hyperlink" Target="mailto:rferdman@cso.lacounty.gov" TargetMode="External"/><Relationship Id="rId11" Type="http://schemas.openxmlformats.org/officeDocument/2006/relationships/hyperlink" Target="mailto:mei@hyphae.net" TargetMode="External"/><Relationship Id="rId55" Type="http://schemas.openxmlformats.org/officeDocument/2006/relationships/hyperlink" Target="https://docs.google.com/document/d/1QBRG9GdMWRIIQVGTaWxUu1z-zbuq4LUe0LBxNbBCe4M/edit?usp=sharing" TargetMode="External"/><Relationship Id="rId10" Type="http://schemas.openxmlformats.org/officeDocument/2006/relationships/hyperlink" Target="mailto:kj@i-relab.com" TargetMode="External"/><Relationship Id="rId54" Type="http://schemas.openxmlformats.org/officeDocument/2006/relationships/hyperlink" Target="mailto:ivan@hyphae.net" TargetMode="External"/><Relationship Id="rId13" Type="http://schemas.openxmlformats.org/officeDocument/2006/relationships/hyperlink" Target="mailto:ivan@hyphae.net" TargetMode="External"/><Relationship Id="rId57" Type="http://schemas.openxmlformats.org/officeDocument/2006/relationships/hyperlink" Target="https://drive.google.com/drive/folders/1rNOExjsW83KUu44nKimsNrn3oxiTfzRI" TargetMode="External"/><Relationship Id="rId12" Type="http://schemas.openxmlformats.org/officeDocument/2006/relationships/hyperlink" Target="mailto:brent@hyphae.net" TargetMode="External"/><Relationship Id="rId56" Type="http://schemas.openxmlformats.org/officeDocument/2006/relationships/hyperlink" Target="https://www.lci.ca.gov/wp-content/uploads/Round-2-Final-Guidelines.pdf" TargetMode="External"/><Relationship Id="rId91" Type="http://schemas.openxmlformats.org/officeDocument/2006/relationships/footer" Target="footer17.xml"/><Relationship Id="rId90" Type="http://schemas.openxmlformats.org/officeDocument/2006/relationships/header" Target="header17.xml"/><Relationship Id="rId92" Type="http://schemas.openxmlformats.org/officeDocument/2006/relationships/footer" Target="footer18.xml"/><Relationship Id="rId15" Type="http://schemas.openxmlformats.org/officeDocument/2006/relationships/hyperlink" Target="https://www.lci.ca.gov/wp-content/uploads/Notice-of-Funding-Availability-Extreme-Heat-Program-Round-2.pdf" TargetMode="External"/><Relationship Id="rId59" Type="http://schemas.openxmlformats.org/officeDocument/2006/relationships/header" Target="header5.xml"/><Relationship Id="rId14" Type="http://schemas.openxmlformats.org/officeDocument/2006/relationships/image" Target="media/image1.png"/><Relationship Id="rId58" Type="http://schemas.openxmlformats.org/officeDocument/2006/relationships/header" Target="header6.xml"/><Relationship Id="rId17" Type="http://schemas.openxmlformats.org/officeDocument/2006/relationships/hyperlink" Target="https://opr-ca.zoom.us/meeting/register/R76AZSXfSNeKNGHz322gzg" TargetMode="External"/><Relationship Id="rId16" Type="http://schemas.openxmlformats.org/officeDocument/2006/relationships/hyperlink" Target="https://opr-ca.zoom.us/meeting/register/QJG9mFw3Q5yzsyEQ4cQX0A" TargetMode="External"/><Relationship Id="rId19" Type="http://schemas.openxmlformats.org/officeDocument/2006/relationships/hyperlink" Target="https://docs.google.com/document/d/1x0Xu-myANGzP53ePAu93J2VrA1g3rkjvRo0PDiBNz3I/edit?tab=t.0" TargetMode="External"/><Relationship Id="rId18" Type="http://schemas.openxmlformats.org/officeDocument/2006/relationships/hyperlink" Target="https://www.lci.ca.gov/wp-content/uploads/Round-2-Pre-Application-Interest-Form.pd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unitoMedium-boldItalic.ttf"/><Relationship Id="rId22" Type="http://schemas.openxmlformats.org/officeDocument/2006/relationships/font" Target="fonts/OpenSans-bold.ttf"/><Relationship Id="rId21" Type="http://schemas.openxmlformats.org/officeDocument/2006/relationships/font" Target="fonts/OpenSans-regular.ttf"/><Relationship Id="rId24" Type="http://schemas.openxmlformats.org/officeDocument/2006/relationships/font" Target="fonts/OpenSans-boldItalic.ttf"/><Relationship Id="rId23" Type="http://schemas.openxmlformats.org/officeDocument/2006/relationships/font" Target="fonts/OpenSans-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RobotoMedium-regular.ttf"/><Relationship Id="rId26" Type="http://schemas.openxmlformats.org/officeDocument/2006/relationships/font" Target="fonts/CenturyGothic-bold.ttf"/><Relationship Id="rId25" Type="http://schemas.openxmlformats.org/officeDocument/2006/relationships/font" Target="fonts/CenturyGothic-regular.ttf"/><Relationship Id="rId28" Type="http://schemas.openxmlformats.org/officeDocument/2006/relationships/font" Target="fonts/CenturyGothic-boldItalic.ttf"/><Relationship Id="rId27" Type="http://schemas.openxmlformats.org/officeDocument/2006/relationships/font" Target="fonts/CenturyGothic-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Nunito-regular.ttf"/><Relationship Id="rId12" Type="http://schemas.openxmlformats.org/officeDocument/2006/relationships/font" Target="fonts/RobotoMedium-boldItalic.ttf"/><Relationship Id="rId15" Type="http://schemas.openxmlformats.org/officeDocument/2006/relationships/font" Target="fonts/Nunito-italic.ttf"/><Relationship Id="rId14" Type="http://schemas.openxmlformats.org/officeDocument/2006/relationships/font" Target="fonts/Nunito-bold.ttf"/><Relationship Id="rId17" Type="http://schemas.openxmlformats.org/officeDocument/2006/relationships/font" Target="fonts/NunitoMedium-regular.ttf"/><Relationship Id="rId16" Type="http://schemas.openxmlformats.org/officeDocument/2006/relationships/font" Target="fonts/Nunito-boldItalic.ttf"/><Relationship Id="rId19" Type="http://schemas.openxmlformats.org/officeDocument/2006/relationships/font" Target="fonts/NunitoMedium-italic.ttf"/><Relationship Id="rId18" Type="http://schemas.openxmlformats.org/officeDocument/2006/relationships/font" Target="fonts/Nuni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